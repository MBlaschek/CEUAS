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F135D" w14:textId="77777777" w:rsidR="00055637" w:rsidRPr="00B808D3" w:rsidRDefault="00055637">
      <w:pPr>
        <w:rPr>
          <w:szCs w:val="24"/>
          <w:lang w:val="en-GB"/>
        </w:rPr>
      </w:pPr>
    </w:p>
    <w:p w14:paraId="0936C037" w14:textId="77777777" w:rsidR="00055637" w:rsidRPr="00B808D3" w:rsidRDefault="00055637">
      <w:pPr>
        <w:rPr>
          <w:szCs w:val="24"/>
        </w:rPr>
      </w:pPr>
    </w:p>
    <w:p w14:paraId="1478A0FA" w14:textId="77777777" w:rsidR="00055637" w:rsidRPr="00B808D3" w:rsidRDefault="00055637">
      <w:pPr>
        <w:rPr>
          <w:szCs w:val="24"/>
        </w:rPr>
      </w:pPr>
    </w:p>
    <w:p w14:paraId="72C443A0" w14:textId="77777777" w:rsidR="00055637" w:rsidRPr="00B808D3" w:rsidRDefault="00055637">
      <w:pPr>
        <w:rPr>
          <w:szCs w:val="24"/>
        </w:rPr>
      </w:pPr>
    </w:p>
    <w:p w14:paraId="6E6342CA" w14:textId="77777777" w:rsidR="00055637" w:rsidRPr="00B808D3" w:rsidRDefault="00055637">
      <w:pPr>
        <w:rPr>
          <w:szCs w:val="24"/>
        </w:rPr>
      </w:pPr>
    </w:p>
    <w:p w14:paraId="71062E59" w14:textId="77777777" w:rsidR="00055637" w:rsidRPr="00B808D3" w:rsidRDefault="00055637">
      <w:pPr>
        <w:rPr>
          <w:szCs w:val="24"/>
        </w:rPr>
      </w:pPr>
    </w:p>
    <w:p w14:paraId="152D0CFD" w14:textId="77777777" w:rsidR="00055637" w:rsidRPr="00B808D3" w:rsidRDefault="00055637">
      <w:pPr>
        <w:rPr>
          <w:szCs w:val="24"/>
        </w:rPr>
      </w:pPr>
    </w:p>
    <w:p w14:paraId="7C57F4BD" w14:textId="77777777" w:rsidR="00055637" w:rsidRPr="00B808D3" w:rsidRDefault="00055637">
      <w:pPr>
        <w:rPr>
          <w:szCs w:val="24"/>
        </w:rPr>
      </w:pPr>
    </w:p>
    <w:p w14:paraId="5554E4A7" w14:textId="77777777" w:rsidR="00055637" w:rsidRPr="00B808D3" w:rsidRDefault="00055637">
      <w:pPr>
        <w:rPr>
          <w:szCs w:val="24"/>
        </w:rPr>
      </w:pPr>
    </w:p>
    <w:p w14:paraId="34D4CD62" w14:textId="77777777" w:rsidR="00055637" w:rsidRPr="00B808D3" w:rsidRDefault="00055637">
      <w:pPr>
        <w:rPr>
          <w:szCs w:val="24"/>
        </w:rPr>
      </w:pPr>
    </w:p>
    <w:p w14:paraId="62D805F6" w14:textId="77777777" w:rsidR="00055637" w:rsidRPr="00DE42D1" w:rsidRDefault="00CA7C2C">
      <w:pPr>
        <w:pStyle w:val="Title"/>
        <w:spacing w:line="259" w:lineRule="auto"/>
        <w:rPr>
          <w:szCs w:val="44"/>
        </w:rPr>
      </w:pPr>
      <w:r w:rsidRPr="00DE42D1">
        <w:rPr>
          <w:szCs w:val="44"/>
        </w:rPr>
        <w:t xml:space="preserve">Wind uncertainties </w:t>
      </w:r>
    </w:p>
    <w:p w14:paraId="146994A6" w14:textId="77777777" w:rsidR="00055637" w:rsidRPr="00DE42D1" w:rsidRDefault="00CA7C2C" w:rsidP="00DE42D1">
      <w:pPr>
        <w:pStyle w:val="Subtitle"/>
      </w:pPr>
      <w:r w:rsidRPr="00DE42D1">
        <w:t>Initial assessment</w:t>
      </w:r>
    </w:p>
    <w:p w14:paraId="31785575" w14:textId="77777777" w:rsidR="00055637" w:rsidRPr="00B808D3" w:rsidRDefault="00055637">
      <w:pPr>
        <w:rPr>
          <w:szCs w:val="24"/>
        </w:rPr>
      </w:pPr>
    </w:p>
    <w:p w14:paraId="70734956" w14:textId="77777777" w:rsidR="00055637" w:rsidRPr="00B808D3" w:rsidRDefault="00055637">
      <w:pPr>
        <w:rPr>
          <w:szCs w:val="24"/>
        </w:rPr>
      </w:pPr>
    </w:p>
    <w:p w14:paraId="11D14E4C" w14:textId="77777777" w:rsidR="00055637" w:rsidRPr="00B808D3" w:rsidRDefault="00055637">
      <w:pPr>
        <w:rPr>
          <w:szCs w:val="24"/>
        </w:rPr>
      </w:pPr>
    </w:p>
    <w:p w14:paraId="25B57C5F" w14:textId="77777777" w:rsidR="00055637" w:rsidRPr="00B808D3" w:rsidRDefault="00055637">
      <w:pPr>
        <w:rPr>
          <w:szCs w:val="24"/>
        </w:rPr>
      </w:pPr>
    </w:p>
    <w:p w14:paraId="3E711C48" w14:textId="77777777" w:rsidR="00055637" w:rsidRPr="00B808D3" w:rsidRDefault="00055637">
      <w:pPr>
        <w:rPr>
          <w:szCs w:val="24"/>
        </w:rPr>
      </w:pPr>
    </w:p>
    <w:p w14:paraId="1456D2D8" w14:textId="77777777" w:rsidR="00055637" w:rsidRPr="00B808D3" w:rsidRDefault="00055637">
      <w:pPr>
        <w:rPr>
          <w:szCs w:val="24"/>
        </w:rPr>
      </w:pPr>
    </w:p>
    <w:p w14:paraId="61E37664" w14:textId="77777777" w:rsidR="00055637" w:rsidRPr="00B808D3" w:rsidRDefault="00055637">
      <w:pPr>
        <w:rPr>
          <w:szCs w:val="24"/>
        </w:rPr>
      </w:pPr>
    </w:p>
    <w:p w14:paraId="6E41D6EE" w14:textId="77777777" w:rsidR="00055637" w:rsidRPr="00B808D3" w:rsidRDefault="00CA7C2C">
      <w:pPr>
        <w:spacing w:line="360" w:lineRule="auto"/>
        <w:ind w:left="1701"/>
        <w:rPr>
          <w:szCs w:val="24"/>
        </w:rPr>
      </w:pPr>
      <w:r w:rsidRPr="00B808D3">
        <w:rPr>
          <w:szCs w:val="24"/>
        </w:rPr>
        <w:t xml:space="preserve">Issued by: UNIVIE / </w:t>
      </w:r>
    </w:p>
    <w:p w14:paraId="6EDF6B49" w14:textId="77777777" w:rsidR="00055637" w:rsidRPr="00B808D3" w:rsidRDefault="00CA7C2C">
      <w:pPr>
        <w:spacing w:line="360" w:lineRule="auto"/>
        <w:ind w:left="1701"/>
        <w:rPr>
          <w:szCs w:val="24"/>
        </w:rPr>
      </w:pPr>
      <w:r w:rsidRPr="00B808D3">
        <w:rPr>
          <w:szCs w:val="24"/>
        </w:rPr>
        <w:t xml:space="preserve">Date: </w:t>
      </w:r>
    </w:p>
    <w:p w14:paraId="0C23AF0E" w14:textId="77777777" w:rsidR="00055637" w:rsidRPr="00B808D3" w:rsidRDefault="00CA7C2C">
      <w:pPr>
        <w:spacing w:line="360" w:lineRule="auto"/>
        <w:ind w:left="981" w:firstLine="720"/>
        <w:rPr>
          <w:szCs w:val="24"/>
        </w:rPr>
      </w:pPr>
      <w:r w:rsidRPr="00B808D3">
        <w:rPr>
          <w:rFonts w:cs="Times New Roman"/>
          <w:szCs w:val="24"/>
        </w:rPr>
        <w:t xml:space="preserve">Ref: </w:t>
      </w:r>
      <w:r w:rsidR="00894612" w:rsidRPr="00B808D3">
        <w:rPr>
          <w:szCs w:val="24"/>
          <w:lang w:eastAsia="en-GB"/>
        </w:rPr>
        <w:t>DC3S311c_Lot2.2.2.1</w:t>
      </w:r>
    </w:p>
    <w:p w14:paraId="4FFF7657" w14:textId="77777777" w:rsidR="00055637" w:rsidRPr="00B808D3" w:rsidRDefault="00CA7C2C">
      <w:pPr>
        <w:spacing w:line="360" w:lineRule="auto"/>
        <w:ind w:left="981" w:firstLine="720"/>
        <w:rPr>
          <w:szCs w:val="24"/>
        </w:rPr>
      </w:pPr>
      <w:r w:rsidRPr="00B808D3">
        <w:rPr>
          <w:rFonts w:cs="Times New Roman"/>
          <w:szCs w:val="24"/>
        </w:rPr>
        <w:t xml:space="preserve">Official reference number service contract: </w:t>
      </w:r>
    </w:p>
    <w:p w14:paraId="166BC1AC" w14:textId="77777777" w:rsidR="00055637" w:rsidRPr="00B808D3" w:rsidRDefault="00055637">
      <w:pPr>
        <w:rPr>
          <w:szCs w:val="24"/>
        </w:rPr>
        <w:sectPr w:rsidR="00055637" w:rsidRPr="00B808D3">
          <w:headerReference w:type="default" r:id="rId8"/>
          <w:footerReference w:type="default" r:id="rId9"/>
          <w:pgSz w:w="11906" w:h="16838"/>
          <w:pgMar w:top="2552" w:right="985" w:bottom="1440" w:left="1134" w:header="708" w:footer="708" w:gutter="0"/>
          <w:pgNumType w:start="1"/>
          <w:cols w:space="720"/>
          <w:formProt w:val="0"/>
          <w:docGrid w:linePitch="360"/>
        </w:sectPr>
      </w:pPr>
    </w:p>
    <w:p w14:paraId="3EF1A3B3" w14:textId="77777777" w:rsidR="00055637" w:rsidRPr="00B808D3" w:rsidRDefault="00055637">
      <w:pPr>
        <w:rPr>
          <w:szCs w:val="24"/>
          <w:lang w:val="en-GB"/>
        </w:rPr>
      </w:pPr>
    </w:p>
    <w:p w14:paraId="5721D70D" w14:textId="77777777" w:rsidR="00055637" w:rsidRPr="00B808D3" w:rsidRDefault="00055637">
      <w:pPr>
        <w:rPr>
          <w:szCs w:val="24"/>
        </w:rPr>
      </w:pPr>
    </w:p>
    <w:p w14:paraId="4844036F" w14:textId="77777777" w:rsidR="00055637" w:rsidRPr="00B808D3" w:rsidRDefault="00055637">
      <w:pPr>
        <w:rPr>
          <w:szCs w:val="24"/>
        </w:rPr>
      </w:pPr>
    </w:p>
    <w:p w14:paraId="7444A0DF" w14:textId="77777777" w:rsidR="00055637" w:rsidRPr="00B808D3" w:rsidRDefault="00055637">
      <w:pPr>
        <w:rPr>
          <w:szCs w:val="24"/>
        </w:rPr>
      </w:pPr>
    </w:p>
    <w:p w14:paraId="07DC8C44" w14:textId="77777777" w:rsidR="00055637" w:rsidRPr="00B808D3" w:rsidRDefault="00055637">
      <w:pPr>
        <w:rPr>
          <w:szCs w:val="24"/>
        </w:rPr>
      </w:pPr>
    </w:p>
    <w:p w14:paraId="32FDCCEB" w14:textId="77777777" w:rsidR="00055637" w:rsidRPr="00B808D3" w:rsidRDefault="00055637">
      <w:pPr>
        <w:rPr>
          <w:szCs w:val="24"/>
        </w:rPr>
      </w:pPr>
    </w:p>
    <w:p w14:paraId="4DAB2066" w14:textId="77777777" w:rsidR="00055637" w:rsidRPr="00B808D3" w:rsidRDefault="00055637">
      <w:pPr>
        <w:rPr>
          <w:szCs w:val="24"/>
        </w:rPr>
      </w:pPr>
    </w:p>
    <w:p w14:paraId="3906B868" w14:textId="77777777" w:rsidR="00055637" w:rsidRPr="00B808D3" w:rsidRDefault="00055637">
      <w:pPr>
        <w:rPr>
          <w:szCs w:val="24"/>
        </w:rPr>
      </w:pPr>
    </w:p>
    <w:p w14:paraId="51DD2EF8" w14:textId="77777777" w:rsidR="00055637" w:rsidRPr="00B808D3" w:rsidRDefault="00055637">
      <w:pPr>
        <w:rPr>
          <w:szCs w:val="24"/>
        </w:rPr>
      </w:pPr>
    </w:p>
    <w:p w14:paraId="2D5FBAFC" w14:textId="77777777" w:rsidR="00055637" w:rsidRPr="00B808D3" w:rsidRDefault="00055637">
      <w:pPr>
        <w:rPr>
          <w:szCs w:val="24"/>
        </w:rPr>
      </w:pPr>
    </w:p>
    <w:p w14:paraId="4C9515AF" w14:textId="77777777" w:rsidR="00055637" w:rsidRPr="00B808D3" w:rsidRDefault="00055637">
      <w:pPr>
        <w:rPr>
          <w:szCs w:val="24"/>
        </w:rPr>
      </w:pPr>
    </w:p>
    <w:p w14:paraId="0E6DC700" w14:textId="77777777" w:rsidR="00055637" w:rsidRPr="00B808D3" w:rsidRDefault="00055637">
      <w:pPr>
        <w:rPr>
          <w:szCs w:val="24"/>
        </w:rPr>
      </w:pPr>
    </w:p>
    <w:p w14:paraId="2477F81C" w14:textId="77777777" w:rsidR="00055637" w:rsidRPr="00B808D3" w:rsidRDefault="00055637">
      <w:pPr>
        <w:rPr>
          <w:szCs w:val="24"/>
        </w:rPr>
      </w:pPr>
    </w:p>
    <w:p w14:paraId="29760AFD" w14:textId="77777777" w:rsidR="00055637" w:rsidRPr="00B808D3" w:rsidRDefault="00055637">
      <w:pPr>
        <w:rPr>
          <w:szCs w:val="24"/>
        </w:rPr>
      </w:pPr>
    </w:p>
    <w:p w14:paraId="309043F5" w14:textId="77777777" w:rsidR="00055637" w:rsidRPr="00B808D3" w:rsidRDefault="00055637">
      <w:pPr>
        <w:rPr>
          <w:szCs w:val="24"/>
        </w:rPr>
      </w:pPr>
    </w:p>
    <w:p w14:paraId="298BE2C0" w14:textId="77777777" w:rsidR="00055637" w:rsidRPr="00B808D3" w:rsidRDefault="00055637">
      <w:pPr>
        <w:rPr>
          <w:szCs w:val="24"/>
        </w:rPr>
      </w:pPr>
    </w:p>
    <w:p w14:paraId="7686A3EF" w14:textId="77777777" w:rsidR="00055637" w:rsidRPr="00B808D3" w:rsidRDefault="00055637">
      <w:pPr>
        <w:rPr>
          <w:szCs w:val="24"/>
        </w:rPr>
      </w:pPr>
    </w:p>
    <w:p w14:paraId="264BECE8" w14:textId="77777777" w:rsidR="00055637" w:rsidRPr="00B808D3" w:rsidRDefault="00055637">
      <w:pPr>
        <w:rPr>
          <w:szCs w:val="24"/>
        </w:rPr>
      </w:pPr>
    </w:p>
    <w:p w14:paraId="49CC351B" w14:textId="77777777" w:rsidR="00055637" w:rsidRPr="00B808D3" w:rsidRDefault="00055637">
      <w:pPr>
        <w:rPr>
          <w:szCs w:val="24"/>
        </w:rPr>
      </w:pPr>
    </w:p>
    <w:p w14:paraId="3A1E28D2" w14:textId="77777777" w:rsidR="00055637" w:rsidRPr="00B808D3" w:rsidRDefault="00055637">
      <w:pPr>
        <w:rPr>
          <w:szCs w:val="24"/>
        </w:rPr>
      </w:pPr>
    </w:p>
    <w:p w14:paraId="3210DC3A" w14:textId="77777777" w:rsidR="00055637" w:rsidRPr="00B808D3" w:rsidRDefault="00055637">
      <w:pPr>
        <w:rPr>
          <w:szCs w:val="24"/>
        </w:rPr>
      </w:pPr>
    </w:p>
    <w:p w14:paraId="4BDD720A" w14:textId="77777777" w:rsidR="00055637" w:rsidRPr="00B808D3" w:rsidRDefault="00055637">
      <w:pPr>
        <w:rPr>
          <w:szCs w:val="24"/>
        </w:rPr>
      </w:pPr>
    </w:p>
    <w:p w14:paraId="096CC2BA" w14:textId="77777777" w:rsidR="00055637" w:rsidRPr="00B808D3" w:rsidRDefault="00055637">
      <w:pPr>
        <w:rPr>
          <w:szCs w:val="24"/>
        </w:rPr>
      </w:pPr>
    </w:p>
    <w:p w14:paraId="2C770BEC" w14:textId="77777777" w:rsidR="00055637" w:rsidRPr="00B808D3" w:rsidRDefault="00055637">
      <w:pPr>
        <w:rPr>
          <w:szCs w:val="24"/>
        </w:rPr>
      </w:pPr>
    </w:p>
    <w:p w14:paraId="6E1138F8" w14:textId="77777777" w:rsidR="00055637" w:rsidRPr="00B808D3" w:rsidRDefault="00055637">
      <w:pPr>
        <w:rPr>
          <w:szCs w:val="24"/>
        </w:rPr>
      </w:pPr>
    </w:p>
    <w:p w14:paraId="25C372F0" w14:textId="77777777" w:rsidR="00055637" w:rsidRPr="00B808D3" w:rsidRDefault="00055637">
      <w:pPr>
        <w:rPr>
          <w:szCs w:val="24"/>
        </w:rPr>
      </w:pPr>
    </w:p>
    <w:p w14:paraId="561D29F1" w14:textId="77777777" w:rsidR="00055637" w:rsidRPr="00B808D3" w:rsidRDefault="00055637">
      <w:pPr>
        <w:rPr>
          <w:szCs w:val="24"/>
        </w:rPr>
      </w:pPr>
    </w:p>
    <w:p w14:paraId="37DEEAB4" w14:textId="77777777" w:rsidR="00055637" w:rsidRPr="00B808D3" w:rsidRDefault="00055637">
      <w:pPr>
        <w:rPr>
          <w:szCs w:val="24"/>
        </w:rPr>
      </w:pPr>
    </w:p>
    <w:p w14:paraId="7DDEC14C" w14:textId="77777777" w:rsidR="00055637" w:rsidRPr="00B808D3" w:rsidRDefault="00055637">
      <w:pPr>
        <w:rPr>
          <w:szCs w:val="24"/>
        </w:rPr>
      </w:pPr>
    </w:p>
    <w:p w14:paraId="65AA6C81" w14:textId="77777777" w:rsidR="00055637" w:rsidRPr="00B808D3" w:rsidRDefault="00055637">
      <w:pPr>
        <w:rPr>
          <w:szCs w:val="24"/>
        </w:rPr>
      </w:pPr>
    </w:p>
    <w:p w14:paraId="56118048" w14:textId="77777777" w:rsidR="00055637" w:rsidRPr="00B808D3" w:rsidRDefault="00055637">
      <w:pPr>
        <w:rPr>
          <w:szCs w:val="24"/>
        </w:rPr>
      </w:pPr>
    </w:p>
    <w:p w14:paraId="787327D0" w14:textId="77777777" w:rsidR="00055637" w:rsidRPr="00B808D3" w:rsidRDefault="00055637">
      <w:pPr>
        <w:rPr>
          <w:szCs w:val="24"/>
        </w:rPr>
      </w:pPr>
    </w:p>
    <w:p w14:paraId="74CB58B6" w14:textId="77777777" w:rsidR="00055637" w:rsidRPr="00B808D3" w:rsidRDefault="00055637">
      <w:pPr>
        <w:rPr>
          <w:szCs w:val="24"/>
        </w:rPr>
      </w:pPr>
    </w:p>
    <w:p w14:paraId="38172B97" w14:textId="77777777" w:rsidR="00055637" w:rsidRPr="00B808D3" w:rsidRDefault="00055637">
      <w:pPr>
        <w:rPr>
          <w:szCs w:val="24"/>
        </w:rPr>
      </w:pPr>
    </w:p>
    <w:p w14:paraId="6BF001DD" w14:textId="77777777" w:rsidR="00055637" w:rsidRPr="00B808D3" w:rsidRDefault="00055637">
      <w:pPr>
        <w:rPr>
          <w:szCs w:val="24"/>
        </w:rPr>
      </w:pPr>
    </w:p>
    <w:p w14:paraId="71847C75" w14:textId="77777777" w:rsidR="00055637" w:rsidRPr="00B808D3" w:rsidRDefault="00055637">
      <w:pPr>
        <w:rPr>
          <w:szCs w:val="24"/>
        </w:rPr>
      </w:pPr>
    </w:p>
    <w:p w14:paraId="02A79A68" w14:textId="77777777" w:rsidR="00055637" w:rsidRPr="00B808D3" w:rsidRDefault="00CA7C2C">
      <w:pPr>
        <w:rPr>
          <w:szCs w:val="24"/>
        </w:rPr>
      </w:pPr>
      <w:r w:rsidRPr="00B808D3">
        <w:rPr>
          <w:noProof/>
          <w:szCs w:val="24"/>
        </w:rPr>
        <mc:AlternateContent>
          <mc:Choice Requires="wps">
            <w:drawing>
              <wp:anchor distT="0" distB="0" distL="114300" distR="114300" simplePos="0" relativeHeight="6" behindDoc="0" locked="0" layoutInCell="1" allowOverlap="1" wp14:anchorId="5FD1D8FC" wp14:editId="107E2533">
                <wp:simplePos x="0" y="0"/>
                <wp:positionH relativeFrom="page">
                  <wp:posOffset>905510</wp:posOffset>
                </wp:positionH>
                <wp:positionV relativeFrom="margin">
                  <wp:align>bottom</wp:align>
                </wp:positionV>
                <wp:extent cx="5931535" cy="1107440"/>
                <wp:effectExtent l="0" t="0" r="13335" b="17780"/>
                <wp:wrapThrough wrapText="bothSides">
                  <wp:wrapPolygon edited="0">
                    <wp:start x="0" y="0"/>
                    <wp:lineTo x="0" y="21575"/>
                    <wp:lineTo x="21579" y="21575"/>
                    <wp:lineTo x="21579" y="0"/>
                    <wp:lineTo x="0" y="0"/>
                  </wp:wrapPolygon>
                </wp:wrapThrough>
                <wp:docPr id="11" name="Text Box 14"/>
                <wp:cNvGraphicFramePr/>
                <a:graphic xmlns:a="http://schemas.openxmlformats.org/drawingml/2006/main">
                  <a:graphicData uri="http://schemas.microsoft.com/office/word/2010/wordprocessingShape">
                    <wps:wsp>
                      <wps:cNvSpPr/>
                      <wps:spPr>
                        <a:xfrm>
                          <a:off x="0" y="0"/>
                          <a:ext cx="5931000" cy="11066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14:paraId="788EC2DB" w14:textId="77777777" w:rsidR="00E807D5" w:rsidRDefault="00E807D5">
                            <w:pPr>
                              <w:pStyle w:val="FrameContents"/>
                              <w:rPr>
                                <w:rStyle w:val="CommentReference"/>
                              </w:rPr>
                            </w:pPr>
                            <w:r>
                              <w:rPr>
                                <w:rStyle w:val="CommentReference"/>
                                <w:color w:val="000000"/>
                              </w:rPr>
                              <w:t>This document has been produced in the context of the Copernicus Climate Change Service (C3S).</w:t>
                            </w:r>
                          </w:p>
                          <w:p w14:paraId="17D656B4" w14:textId="77777777" w:rsidR="00E807D5" w:rsidRDefault="00E807D5">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14:paraId="14C8F6B5" w14:textId="77777777" w:rsidR="00E807D5" w:rsidRDefault="00E807D5">
                            <w:pPr>
                              <w:pStyle w:val="FrameContents"/>
                              <w:rPr>
                                <w:rStyle w:val="CommentReference"/>
                              </w:rPr>
                            </w:pPr>
                            <w:r>
                              <w:rPr>
                                <w:rStyle w:val="CommentReference"/>
                                <w:color w:val="000000"/>
                              </w:rPr>
                              <w:t>The user thereof uses the information at its sole risk and liability. For the avoidance of all doubts, the European Commission</w:t>
                            </w:r>
                          </w:p>
                          <w:p w14:paraId="7CAD43E2" w14:textId="77777777" w:rsidR="00E807D5" w:rsidRDefault="00E807D5">
                            <w:pPr>
                              <w:pStyle w:val="FrameContents"/>
                            </w:pPr>
                            <w:r>
                              <w:rPr>
                                <w:rStyle w:val="CommentReference"/>
                                <w:color w:val="000000"/>
                              </w:rPr>
                              <w:t>and the European Centre for Medium-Range Weather Forecasts has no liability in respect of this document, which is merely representing the authors view.</w:t>
                            </w:r>
                          </w:p>
                        </w:txbxContent>
                      </wps:txbx>
                      <wps:bodyPr>
                        <a:prstTxWarp prst="textNoShape">
                          <a:avLst/>
                        </a:prstTxWarp>
                        <a:noAutofit/>
                      </wps:bodyPr>
                    </wps:wsp>
                  </a:graphicData>
                </a:graphic>
              </wp:anchor>
            </w:drawing>
          </mc:Choice>
          <mc:Fallback>
            <w:pict>
              <v:rect w14:anchorId="5FD1D8FC" id="Text Box 14" o:spid="_x0000_s1026" style="position:absolute;margin-left:71.3pt;margin-top:0;width:467.05pt;height:87.2pt;z-index:6;visibility:visible;mso-wrap-style:square;mso-wrap-distance-left:9pt;mso-wrap-distance-top:0;mso-wrap-distance-right:9pt;mso-wrap-distance-bottom:0;mso-position-horizontal:absolute;mso-position-horizontal-relative:page;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" fillcolor="white [3201]" strokeweight=".18mm">
                <v:stroke joinstyle="round"/>
                <v:textbox>
                  <w:txbxContent>
                    <w:p w14:paraId="788EC2DB" w14:textId="77777777" w:rsidR="00E807D5" w:rsidRDefault="00E807D5">
                      <w:pPr>
                        <w:pStyle w:val="FrameContents"/>
                        <w:rPr>
                          <w:rStyle w:val="CommentReference"/>
                        </w:rPr>
                      </w:pPr>
                      <w:r>
                        <w:rPr>
                          <w:rStyle w:val="CommentReference"/>
                          <w:color w:val="000000"/>
                        </w:rPr>
                        <w:t>This document has been produced in the context of the Copernicus Climate Change Service (C3S).</w:t>
                      </w:r>
                    </w:p>
                    <w:p w14:paraId="17D656B4" w14:textId="77777777" w:rsidR="00E807D5" w:rsidRDefault="00E807D5">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14:paraId="14C8F6B5" w14:textId="77777777" w:rsidR="00E807D5" w:rsidRDefault="00E807D5">
                      <w:pPr>
                        <w:pStyle w:val="FrameContents"/>
                        <w:rPr>
                          <w:rStyle w:val="CommentReference"/>
                        </w:rPr>
                      </w:pPr>
                      <w:r>
                        <w:rPr>
                          <w:rStyle w:val="CommentReference"/>
                          <w:color w:val="000000"/>
                        </w:rPr>
                        <w:t>The user thereof uses the information at its sole risk and liability. For the avoidance of all doubts, the European Commission</w:t>
                      </w:r>
                    </w:p>
                    <w:p w14:paraId="7CAD43E2" w14:textId="77777777" w:rsidR="00E807D5" w:rsidRDefault="00E807D5">
                      <w:pPr>
                        <w:pStyle w:val="FrameContents"/>
                      </w:pPr>
                      <w:r>
                        <w:rPr>
                          <w:rStyle w:val="CommentReference"/>
                          <w:color w:val="000000"/>
                        </w:rPr>
                        <w:t>and the European Centre for Medium-Range Weather Forecasts has no liability in respect of this document, which is merely representing the authors view.</w:t>
                      </w:r>
                    </w:p>
                  </w:txbxContent>
                </v:textbox>
                <w10:wrap type="through" anchorx="page" anchory="margin"/>
              </v:rect>
            </w:pict>
          </mc:Fallback>
        </mc:AlternateContent>
      </w:r>
    </w:p>
    <w:p w14:paraId="72DB2BAB" w14:textId="77777777" w:rsidR="00055637" w:rsidRPr="00B808D3" w:rsidRDefault="00055637">
      <w:pPr>
        <w:rPr>
          <w:szCs w:val="24"/>
        </w:rPr>
      </w:pPr>
    </w:p>
    <w:p w14:paraId="5D273F8D" w14:textId="77777777" w:rsidR="00055637" w:rsidRPr="00B808D3" w:rsidRDefault="00055637">
      <w:pPr>
        <w:rPr>
          <w:szCs w:val="24"/>
        </w:rPr>
      </w:pPr>
    </w:p>
    <w:p w14:paraId="45BDDB84" w14:textId="77777777" w:rsidR="00055637" w:rsidRPr="00B808D3" w:rsidRDefault="00055637">
      <w:pPr>
        <w:rPr>
          <w:szCs w:val="24"/>
        </w:rPr>
      </w:pPr>
    </w:p>
    <w:p w14:paraId="1F9B21E2" w14:textId="77777777" w:rsidR="00055637" w:rsidRPr="00B808D3" w:rsidRDefault="00055637">
      <w:pPr>
        <w:rPr>
          <w:szCs w:val="24"/>
        </w:rPr>
      </w:pPr>
    </w:p>
    <w:p w14:paraId="1D6FA728" w14:textId="77777777" w:rsidR="00055637" w:rsidRPr="00B808D3" w:rsidRDefault="00055637">
      <w:pPr>
        <w:rPr>
          <w:szCs w:val="24"/>
        </w:rPr>
      </w:pPr>
    </w:p>
    <w:p w14:paraId="5F6C6B04" w14:textId="77777777" w:rsidR="00055637" w:rsidRPr="00B808D3" w:rsidRDefault="00CA7C2C" w:rsidP="00DE42D1">
      <w:pPr>
        <w:pStyle w:val="Subtitle"/>
      </w:pPr>
      <w:r w:rsidRPr="00B808D3">
        <w:t>Contributors</w:t>
      </w:r>
    </w:p>
    <w:p w14:paraId="5D526F37" w14:textId="77777777" w:rsidR="00055637" w:rsidRPr="00B808D3" w:rsidRDefault="00055637">
      <w:pPr>
        <w:rPr>
          <w:szCs w:val="24"/>
          <w:highlight w:val="yellow"/>
        </w:rPr>
      </w:pPr>
    </w:p>
    <w:p w14:paraId="3E816700" w14:textId="77777777" w:rsidR="00055637" w:rsidRPr="00B808D3" w:rsidRDefault="00055637">
      <w:pPr>
        <w:rPr>
          <w:szCs w:val="24"/>
          <w:highlight w:val="yellow"/>
        </w:rPr>
      </w:pPr>
    </w:p>
    <w:p w14:paraId="0559328F" w14:textId="77777777" w:rsidR="00055637" w:rsidRPr="00B808D3" w:rsidRDefault="00055637">
      <w:pPr>
        <w:rPr>
          <w:szCs w:val="24"/>
          <w:highlight w:val="yellow"/>
        </w:rPr>
      </w:pPr>
    </w:p>
    <w:p w14:paraId="49F55D55" w14:textId="77777777" w:rsidR="00055637" w:rsidRPr="00B808D3" w:rsidRDefault="00055637">
      <w:pPr>
        <w:rPr>
          <w:szCs w:val="24"/>
          <w:highlight w:val="yellow"/>
        </w:rPr>
      </w:pPr>
    </w:p>
    <w:p w14:paraId="650A675C" w14:textId="77777777" w:rsidR="00055637" w:rsidRPr="00DE42D1" w:rsidRDefault="00CA7C2C">
      <w:pPr>
        <w:ind w:left="981" w:firstLine="720"/>
        <w:rPr>
          <w:rStyle w:val="BookTitle"/>
        </w:rPr>
      </w:pPr>
      <w:r w:rsidRPr="00DE42D1">
        <w:rPr>
          <w:rStyle w:val="BookTitle"/>
        </w:rPr>
        <w:t>UNIVIE</w:t>
      </w:r>
    </w:p>
    <w:p w14:paraId="5B2C1A53" w14:textId="77777777" w:rsidR="00055637" w:rsidRDefault="00DE42D1">
      <w:pPr>
        <w:ind w:left="981" w:firstLine="720"/>
        <w:rPr>
          <w:szCs w:val="24"/>
        </w:rPr>
      </w:pPr>
      <w:r>
        <w:rPr>
          <w:szCs w:val="24"/>
        </w:rPr>
        <w:t>F. Ambrogi</w:t>
      </w:r>
    </w:p>
    <w:p w14:paraId="45FABD31" w14:textId="77777777" w:rsidR="00DE42D1" w:rsidRDefault="00DE42D1">
      <w:pPr>
        <w:ind w:left="981" w:firstLine="720"/>
        <w:rPr>
          <w:szCs w:val="24"/>
        </w:rPr>
      </w:pPr>
      <w:r>
        <w:rPr>
          <w:szCs w:val="24"/>
        </w:rPr>
        <w:t>M. Blaschek</w:t>
      </w:r>
    </w:p>
    <w:p w14:paraId="3F38CEE0" w14:textId="77777777" w:rsidR="00DE42D1" w:rsidRPr="00B808D3" w:rsidRDefault="00DE42D1">
      <w:pPr>
        <w:ind w:left="981" w:firstLine="720"/>
        <w:rPr>
          <w:szCs w:val="24"/>
        </w:rPr>
      </w:pPr>
      <w:r>
        <w:rPr>
          <w:szCs w:val="24"/>
        </w:rPr>
        <w:t>L. Haimberger</w:t>
      </w:r>
    </w:p>
    <w:p w14:paraId="01654B8F" w14:textId="77777777" w:rsidR="00055637" w:rsidRPr="00B808D3" w:rsidRDefault="00055637">
      <w:pPr>
        <w:ind w:left="981" w:firstLine="720"/>
        <w:rPr>
          <w:szCs w:val="24"/>
        </w:rPr>
      </w:pPr>
    </w:p>
    <w:p w14:paraId="26105ACF" w14:textId="77777777" w:rsidR="00055637" w:rsidRPr="00B808D3" w:rsidRDefault="00055637">
      <w:pPr>
        <w:rPr>
          <w:szCs w:val="24"/>
          <w:highlight w:val="yellow"/>
        </w:rPr>
      </w:pPr>
    </w:p>
    <w:p w14:paraId="5C7870F8" w14:textId="77777777" w:rsidR="00055637" w:rsidRPr="00B808D3" w:rsidRDefault="00055637">
      <w:pPr>
        <w:rPr>
          <w:szCs w:val="24"/>
          <w:highlight w:val="yellow"/>
        </w:rPr>
      </w:pPr>
    </w:p>
    <w:p w14:paraId="1392C129" w14:textId="77777777" w:rsidR="00055637" w:rsidRPr="00B808D3" w:rsidRDefault="00055637">
      <w:pPr>
        <w:rPr>
          <w:szCs w:val="24"/>
          <w:highlight w:val="yellow"/>
        </w:rPr>
      </w:pPr>
    </w:p>
    <w:p w14:paraId="000902A3" w14:textId="77777777" w:rsidR="00055637" w:rsidRPr="00B808D3" w:rsidRDefault="00055637">
      <w:pPr>
        <w:rPr>
          <w:szCs w:val="24"/>
          <w:highlight w:val="yellow"/>
        </w:rPr>
      </w:pPr>
    </w:p>
    <w:p w14:paraId="74B6D84A" w14:textId="77777777" w:rsidR="00055637" w:rsidRPr="00B808D3" w:rsidRDefault="00055637">
      <w:pPr>
        <w:rPr>
          <w:szCs w:val="24"/>
          <w:highlight w:val="yellow"/>
        </w:rPr>
      </w:pPr>
    </w:p>
    <w:p w14:paraId="25948E1D" w14:textId="77777777" w:rsidR="00055637" w:rsidRPr="00B808D3" w:rsidRDefault="00055637">
      <w:pPr>
        <w:rPr>
          <w:szCs w:val="24"/>
          <w:highlight w:val="yellow"/>
        </w:rPr>
      </w:pPr>
    </w:p>
    <w:p w14:paraId="4F1CC022" w14:textId="77777777" w:rsidR="00055637" w:rsidRPr="00B808D3" w:rsidRDefault="00055637">
      <w:pPr>
        <w:rPr>
          <w:szCs w:val="24"/>
          <w:highlight w:val="yellow"/>
        </w:rPr>
      </w:pPr>
    </w:p>
    <w:p w14:paraId="1D03AAC6" w14:textId="77777777" w:rsidR="00055637" w:rsidRPr="00B808D3" w:rsidRDefault="00055637">
      <w:pPr>
        <w:rPr>
          <w:szCs w:val="24"/>
          <w:highlight w:val="yellow"/>
        </w:rPr>
        <w:sectPr w:rsidR="00055637" w:rsidRPr="00B808D3">
          <w:headerReference w:type="default" r:id="rId10"/>
          <w:footerReference w:type="default" r:id="rId11"/>
          <w:headerReference w:type="first" r:id="rId12"/>
          <w:footerReference w:type="first" r:id="rId13"/>
          <w:pgSz w:w="11906" w:h="16838"/>
          <w:pgMar w:top="2552" w:right="985" w:bottom="1440" w:left="1134" w:header="708" w:footer="708" w:gutter="0"/>
          <w:cols w:space="720"/>
          <w:formProt w:val="0"/>
          <w:titlePg/>
          <w:docGrid w:linePitch="360"/>
        </w:sectPr>
      </w:pPr>
    </w:p>
    <w:customXmlInsRangeStart w:id="5" w:author="Federico" w:date="2019-06-14T12:28:00Z"/>
    <w:bookmarkStart w:id="6" w:name="_Toc11407718" w:displacedByCustomXml="next"/>
    <w:sdt>
      <w:sdtPr>
        <w:rPr>
          <w:rFonts w:ascii="Calibri" w:eastAsia="MS Mincho" w:hAnsi="Calibri" w:cs="Arial"/>
          <w:b w:val="0"/>
          <w:bCs/>
          <w:color w:val="000000" w:themeColor="text1"/>
          <w:sz w:val="24"/>
        </w:rPr>
        <w:id w:val="-395058439"/>
        <w:docPartObj>
          <w:docPartGallery w:val="Table of Contents"/>
          <w:docPartUnique/>
        </w:docPartObj>
      </w:sdtPr>
      <w:sdtEndPr>
        <w:rPr>
          <w:noProof/>
        </w:rPr>
      </w:sdtEndPr>
      <w:sdtContent>
        <w:customXmlInsRangeEnd w:id="5"/>
        <w:p w14:paraId="7EE8054E" w14:textId="38E9965C" w:rsidR="000708DC" w:rsidRDefault="000708DC" w:rsidP="0015776D">
          <w:pPr>
            <w:pStyle w:val="TOCHeading"/>
            <w:rPr>
              <w:ins w:id="7" w:author="Federico" w:date="2019-06-14T12:28:00Z"/>
            </w:rPr>
          </w:pPr>
          <w:ins w:id="8" w:author="Federico" w:date="2019-06-14T12:28:00Z">
            <w:r>
              <w:t>Contents</w:t>
            </w:r>
            <w:bookmarkEnd w:id="6"/>
          </w:ins>
        </w:p>
        <w:p w14:paraId="48A3D738" w14:textId="715A5949" w:rsidR="000708DC" w:rsidRDefault="000708DC">
          <w:pPr>
            <w:pStyle w:val="TOC1"/>
            <w:rPr>
              <w:rFonts w:asciiTheme="minorHAnsi" w:eastAsiaTheme="minorEastAsia" w:hAnsiTheme="minorHAnsi" w:cstheme="minorBidi"/>
              <w:b w:val="0"/>
              <w:noProof/>
              <w:color w:val="auto"/>
              <w:sz w:val="22"/>
              <w:szCs w:val="22"/>
            </w:rPr>
          </w:pPr>
          <w:ins w:id="9" w:author="Federico" w:date="2019-06-14T12:28:00Z">
            <w:r>
              <w:fldChar w:fldCharType="begin"/>
            </w:r>
            <w:r>
              <w:instrText xml:space="preserve"> TOC \o "1-3" \h \z \u </w:instrText>
            </w:r>
            <w:r>
              <w:fldChar w:fldCharType="separate"/>
            </w:r>
          </w:ins>
          <w:hyperlink w:anchor="_Toc11407718" w:history="1">
            <w:r w:rsidRPr="006F4E58">
              <w:rPr>
                <w:rStyle w:val="Hyperlink"/>
                <w:noProof/>
              </w:rPr>
              <w:t>Contents</w:t>
            </w:r>
            <w:r>
              <w:rPr>
                <w:noProof/>
                <w:webHidden/>
              </w:rPr>
              <w:tab/>
            </w:r>
            <w:r>
              <w:rPr>
                <w:noProof/>
                <w:webHidden/>
              </w:rPr>
              <w:fldChar w:fldCharType="begin"/>
            </w:r>
            <w:r>
              <w:rPr>
                <w:noProof/>
                <w:webHidden/>
              </w:rPr>
              <w:instrText xml:space="preserve"> PAGEREF _Toc11407718 \h </w:instrText>
            </w:r>
            <w:r>
              <w:rPr>
                <w:noProof/>
                <w:webHidden/>
              </w:rPr>
            </w:r>
            <w:r>
              <w:rPr>
                <w:noProof/>
                <w:webHidden/>
              </w:rPr>
              <w:fldChar w:fldCharType="separate"/>
            </w:r>
            <w:r>
              <w:rPr>
                <w:noProof/>
                <w:webHidden/>
              </w:rPr>
              <w:t>4</w:t>
            </w:r>
            <w:r>
              <w:rPr>
                <w:noProof/>
                <w:webHidden/>
              </w:rPr>
              <w:fldChar w:fldCharType="end"/>
            </w:r>
          </w:hyperlink>
        </w:p>
        <w:p w14:paraId="50844972" w14:textId="40FB9820"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19" w:history="1">
            <w:r w:rsidR="000708DC" w:rsidRPr="006F4E58">
              <w:rPr>
                <w:rStyle w:val="Hyperlink"/>
                <w:bCs/>
                <w:noProof/>
                <w:lang w:val="en-GB"/>
              </w:rPr>
              <w:t>1.</w:t>
            </w:r>
            <w:r w:rsidR="000708DC">
              <w:rPr>
                <w:rFonts w:asciiTheme="minorHAnsi" w:eastAsiaTheme="minorEastAsia" w:hAnsiTheme="minorHAnsi" w:cstheme="minorBidi"/>
                <w:b w:val="0"/>
                <w:noProof/>
                <w:color w:val="auto"/>
                <w:sz w:val="22"/>
                <w:szCs w:val="22"/>
              </w:rPr>
              <w:tab/>
            </w:r>
            <w:r w:rsidR="000708DC" w:rsidRPr="006F4E58">
              <w:rPr>
                <w:rStyle w:val="Hyperlink"/>
                <w:noProof/>
                <w:lang w:val="en-GB"/>
              </w:rPr>
              <w:t>Introduction</w:t>
            </w:r>
            <w:r w:rsidR="000708DC">
              <w:rPr>
                <w:noProof/>
                <w:webHidden/>
              </w:rPr>
              <w:tab/>
            </w:r>
            <w:r w:rsidR="000708DC">
              <w:rPr>
                <w:noProof/>
                <w:webHidden/>
              </w:rPr>
              <w:fldChar w:fldCharType="begin"/>
            </w:r>
            <w:r w:rsidR="000708DC">
              <w:rPr>
                <w:noProof/>
                <w:webHidden/>
              </w:rPr>
              <w:instrText xml:space="preserve"> PAGEREF _Toc11407719 \h </w:instrText>
            </w:r>
            <w:r w:rsidR="000708DC">
              <w:rPr>
                <w:noProof/>
                <w:webHidden/>
              </w:rPr>
            </w:r>
            <w:r w:rsidR="000708DC">
              <w:rPr>
                <w:noProof/>
                <w:webHidden/>
              </w:rPr>
              <w:fldChar w:fldCharType="separate"/>
            </w:r>
            <w:r w:rsidR="000708DC">
              <w:rPr>
                <w:noProof/>
                <w:webHidden/>
              </w:rPr>
              <w:t>4</w:t>
            </w:r>
            <w:r w:rsidR="000708DC">
              <w:rPr>
                <w:noProof/>
                <w:webHidden/>
              </w:rPr>
              <w:fldChar w:fldCharType="end"/>
            </w:r>
          </w:hyperlink>
        </w:p>
        <w:p w14:paraId="7E028CE7" w14:textId="156A1A84"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20" w:history="1">
            <w:r w:rsidR="000708DC" w:rsidRPr="006F4E58">
              <w:rPr>
                <w:rStyle w:val="Hyperlink"/>
                <w:bCs/>
                <w:noProof/>
                <w:lang w:val="en-GB"/>
              </w:rPr>
              <w:t>2.</w:t>
            </w:r>
            <w:r w:rsidR="000708DC">
              <w:rPr>
                <w:rFonts w:asciiTheme="minorHAnsi" w:eastAsiaTheme="minorEastAsia" w:hAnsiTheme="minorHAnsi" w:cstheme="minorBidi"/>
                <w:b w:val="0"/>
                <w:noProof/>
                <w:color w:val="auto"/>
                <w:sz w:val="22"/>
                <w:szCs w:val="22"/>
              </w:rPr>
              <w:tab/>
            </w:r>
            <w:r w:rsidR="000708DC" w:rsidRPr="006F4E58">
              <w:rPr>
                <w:rStyle w:val="Hyperlink"/>
                <w:noProof/>
                <w:lang w:val="en-GB"/>
              </w:rPr>
              <w:t>Data</w:t>
            </w:r>
            <w:r w:rsidR="000708DC">
              <w:rPr>
                <w:noProof/>
                <w:webHidden/>
              </w:rPr>
              <w:tab/>
            </w:r>
            <w:r w:rsidR="000708DC">
              <w:rPr>
                <w:noProof/>
                <w:webHidden/>
              </w:rPr>
              <w:fldChar w:fldCharType="begin"/>
            </w:r>
            <w:r w:rsidR="000708DC">
              <w:rPr>
                <w:noProof/>
                <w:webHidden/>
              </w:rPr>
              <w:instrText xml:space="preserve"> PAGEREF _Toc11407720 \h </w:instrText>
            </w:r>
            <w:r w:rsidR="000708DC">
              <w:rPr>
                <w:noProof/>
                <w:webHidden/>
              </w:rPr>
            </w:r>
            <w:r w:rsidR="000708DC">
              <w:rPr>
                <w:noProof/>
                <w:webHidden/>
              </w:rPr>
              <w:fldChar w:fldCharType="separate"/>
            </w:r>
            <w:r w:rsidR="000708DC">
              <w:rPr>
                <w:noProof/>
                <w:webHidden/>
              </w:rPr>
              <w:t>4</w:t>
            </w:r>
            <w:r w:rsidR="000708DC">
              <w:rPr>
                <w:noProof/>
                <w:webHidden/>
              </w:rPr>
              <w:fldChar w:fldCharType="end"/>
            </w:r>
          </w:hyperlink>
        </w:p>
        <w:p w14:paraId="42E468BD" w14:textId="24E5DA68"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21" w:history="1">
            <w:r w:rsidR="000708DC" w:rsidRPr="006F4E58">
              <w:rPr>
                <w:rStyle w:val="Hyperlink"/>
                <w:bCs/>
                <w:noProof/>
                <w:lang w:val="en-GB"/>
              </w:rPr>
              <w:t>3.</w:t>
            </w:r>
            <w:r w:rsidR="000708DC">
              <w:rPr>
                <w:rFonts w:asciiTheme="minorHAnsi" w:eastAsiaTheme="minorEastAsia" w:hAnsiTheme="minorHAnsi" w:cstheme="minorBidi"/>
                <w:b w:val="0"/>
                <w:noProof/>
                <w:color w:val="auto"/>
                <w:sz w:val="22"/>
                <w:szCs w:val="22"/>
              </w:rPr>
              <w:tab/>
            </w:r>
            <w:r w:rsidR="000708DC" w:rsidRPr="006F4E58">
              <w:rPr>
                <w:rStyle w:val="Hyperlink"/>
                <w:noProof/>
                <w:lang w:val="en-GB"/>
              </w:rPr>
              <w:t>Method</w:t>
            </w:r>
            <w:r w:rsidR="000708DC">
              <w:rPr>
                <w:noProof/>
                <w:webHidden/>
              </w:rPr>
              <w:tab/>
            </w:r>
            <w:r w:rsidR="000708DC">
              <w:rPr>
                <w:noProof/>
                <w:webHidden/>
              </w:rPr>
              <w:fldChar w:fldCharType="begin"/>
            </w:r>
            <w:r w:rsidR="000708DC">
              <w:rPr>
                <w:noProof/>
                <w:webHidden/>
              </w:rPr>
              <w:instrText xml:space="preserve"> PAGEREF _Toc11407721 \h </w:instrText>
            </w:r>
            <w:r w:rsidR="000708DC">
              <w:rPr>
                <w:noProof/>
                <w:webHidden/>
              </w:rPr>
            </w:r>
            <w:r w:rsidR="000708DC">
              <w:rPr>
                <w:noProof/>
                <w:webHidden/>
              </w:rPr>
              <w:fldChar w:fldCharType="separate"/>
            </w:r>
            <w:r w:rsidR="000708DC">
              <w:rPr>
                <w:noProof/>
                <w:webHidden/>
              </w:rPr>
              <w:t>5</w:t>
            </w:r>
            <w:r w:rsidR="000708DC">
              <w:rPr>
                <w:noProof/>
                <w:webHidden/>
              </w:rPr>
              <w:fldChar w:fldCharType="end"/>
            </w:r>
          </w:hyperlink>
        </w:p>
        <w:p w14:paraId="4F92E703" w14:textId="371DAFB3" w:rsidR="000708DC" w:rsidDel="000708DC" w:rsidRDefault="00E15716">
          <w:pPr>
            <w:pStyle w:val="TOC2"/>
            <w:tabs>
              <w:tab w:val="right" w:pos="9777"/>
            </w:tabs>
            <w:rPr>
              <w:del w:id="10" w:author="Federico" w:date="2019-06-14T12:28:00Z"/>
              <w:rFonts w:asciiTheme="minorHAnsi" w:eastAsiaTheme="minorEastAsia" w:hAnsiTheme="minorHAnsi" w:cstheme="minorBidi"/>
              <w:b w:val="0"/>
              <w:noProof/>
              <w:color w:val="auto"/>
              <w:sz w:val="22"/>
              <w:szCs w:val="22"/>
            </w:rPr>
          </w:pPr>
          <w:hyperlink w:anchor="_Toc11407722" w:history="1">
            <w:r w:rsidR="000708DC" w:rsidRPr="006F4E58">
              <w:rPr>
                <w:rStyle w:val="Hyperlink"/>
                <w:noProof/>
              </w:rPr>
              <w:t>3.1 Outliers Removal</w:t>
            </w:r>
            <w:r w:rsidR="000708DC">
              <w:rPr>
                <w:noProof/>
                <w:webHidden/>
              </w:rPr>
              <w:tab/>
            </w:r>
            <w:r w:rsidR="000708DC">
              <w:rPr>
                <w:b w:val="0"/>
                <w:bCs/>
                <w:noProof/>
                <w:webHidden/>
              </w:rPr>
              <w:fldChar w:fldCharType="begin"/>
            </w:r>
            <w:r w:rsidR="000708DC">
              <w:rPr>
                <w:noProof/>
                <w:webHidden/>
              </w:rPr>
              <w:instrText xml:space="preserve"> PAGEREF _Toc11407722 \h </w:instrText>
            </w:r>
            <w:r w:rsidR="000708DC">
              <w:rPr>
                <w:b w:val="0"/>
                <w:bCs/>
                <w:noProof/>
                <w:webHidden/>
              </w:rPr>
            </w:r>
            <w:r w:rsidR="000708DC">
              <w:rPr>
                <w:b w:val="0"/>
                <w:bCs/>
                <w:noProof/>
                <w:webHidden/>
              </w:rPr>
              <w:fldChar w:fldCharType="separate"/>
            </w:r>
            <w:r w:rsidR="000708DC">
              <w:rPr>
                <w:noProof/>
                <w:webHidden/>
              </w:rPr>
              <w:t>7</w:t>
            </w:r>
            <w:r w:rsidR="000708DC">
              <w:rPr>
                <w:b w:val="0"/>
                <w:bCs/>
                <w:noProof/>
                <w:webHidden/>
              </w:rPr>
              <w:fldChar w:fldCharType="end"/>
            </w:r>
          </w:hyperlink>
        </w:p>
        <w:p w14:paraId="51B53B73" w14:textId="1F4A7B3F" w:rsidR="000708DC" w:rsidRDefault="000708DC">
          <w:pPr>
            <w:pStyle w:val="TOC2"/>
            <w:tabs>
              <w:tab w:val="right" w:pos="9777"/>
            </w:tabs>
            <w:rPr>
              <w:rFonts w:asciiTheme="minorHAnsi" w:eastAsiaTheme="minorEastAsia" w:hAnsiTheme="minorHAnsi" w:cstheme="minorBidi"/>
              <w:b w:val="0"/>
              <w:noProof/>
              <w:color w:val="auto"/>
              <w:sz w:val="22"/>
              <w:szCs w:val="22"/>
            </w:rPr>
          </w:pPr>
          <w:r w:rsidRPr="006F4E58">
            <w:rPr>
              <w:rStyle w:val="Hyperlink"/>
              <w:noProof/>
            </w:rPr>
            <w:fldChar w:fldCharType="begin"/>
          </w:r>
          <w:r w:rsidRPr="006F4E58">
            <w:rPr>
              <w:rStyle w:val="Hyperlink"/>
              <w:noProof/>
            </w:rPr>
            <w:instrText xml:space="preserve"> </w:instrText>
          </w:r>
          <w:r>
            <w:rPr>
              <w:noProof/>
            </w:rPr>
            <w:instrText>HYPERLINK \l "_Toc11407723"</w:instrText>
          </w:r>
          <w:r w:rsidRPr="006F4E58">
            <w:rPr>
              <w:rStyle w:val="Hyperlink"/>
              <w:noProof/>
            </w:rPr>
            <w:instrText xml:space="preserve"> </w:instrText>
          </w:r>
          <w:r w:rsidRPr="006F4E58">
            <w:rPr>
              <w:rStyle w:val="Hyperlink"/>
              <w:noProof/>
            </w:rPr>
            <w:fldChar w:fldCharType="separate"/>
          </w:r>
          <w:del w:id="11" w:author="Federico" w:date="2019-06-14T12:28:00Z">
            <w:r w:rsidRPr="006F4E58" w:rsidDel="000708DC">
              <w:rPr>
                <w:rStyle w:val="Hyperlink"/>
                <w:noProof/>
              </w:rPr>
              <w:delText>Before proceeding to the extraction of the measurement errors, outliers values are removed from the data sets using quartiles statistics in the following way. The 25% and 75% percent quartiles, denoted with q25 and q75 respectively, are computed using the original datasets of the analysis and background departures. An arbitrary cut parameter of 1.5 is then employed to calculate a</w:delText>
            </w:r>
          </w:del>
          <w:r>
            <w:rPr>
              <w:noProof/>
              <w:webHidden/>
            </w:rPr>
            <w:tab/>
          </w:r>
          <w:r>
            <w:rPr>
              <w:noProof/>
              <w:webHidden/>
            </w:rPr>
            <w:fldChar w:fldCharType="begin"/>
          </w:r>
          <w:r>
            <w:rPr>
              <w:noProof/>
              <w:webHidden/>
            </w:rPr>
            <w:instrText xml:space="preserve"> PAGEREF _Toc11407723 \h </w:instrText>
          </w:r>
          <w:r>
            <w:rPr>
              <w:noProof/>
              <w:webHidden/>
            </w:rPr>
          </w:r>
          <w:r>
            <w:rPr>
              <w:noProof/>
              <w:webHidden/>
            </w:rPr>
            <w:fldChar w:fldCharType="separate"/>
          </w:r>
          <w:r>
            <w:rPr>
              <w:noProof/>
              <w:webHidden/>
            </w:rPr>
            <w:t>7</w:t>
          </w:r>
          <w:r>
            <w:rPr>
              <w:noProof/>
              <w:webHidden/>
            </w:rPr>
            <w:fldChar w:fldCharType="end"/>
          </w:r>
          <w:r w:rsidRPr="006F4E58">
            <w:rPr>
              <w:rStyle w:val="Hyperlink"/>
              <w:noProof/>
            </w:rPr>
            <w:fldChar w:fldCharType="end"/>
          </w:r>
        </w:p>
        <w:p w14:paraId="30B6910E" w14:textId="77395D4B" w:rsidR="000708DC" w:rsidDel="000708DC" w:rsidRDefault="000708DC">
          <w:pPr>
            <w:pStyle w:val="TOC2"/>
            <w:tabs>
              <w:tab w:val="right" w:pos="9777"/>
            </w:tabs>
            <w:rPr>
              <w:del w:id="12" w:author="Federico" w:date="2019-06-14T12:28:00Z"/>
              <w:rFonts w:asciiTheme="minorHAnsi" w:eastAsiaTheme="minorEastAsia" w:hAnsiTheme="minorHAnsi" w:cstheme="minorBidi"/>
              <w:b w:val="0"/>
              <w:noProof/>
              <w:color w:val="auto"/>
              <w:sz w:val="22"/>
              <w:szCs w:val="22"/>
            </w:rPr>
          </w:pPr>
          <w:del w:id="13" w:author="Federico" w:date="2019-06-14T12:28:00Z">
            <w:r w:rsidRPr="006F4E58" w:rsidDel="000708DC">
              <w:rPr>
                <w:rStyle w:val="Hyperlink"/>
                <w:b w:val="0"/>
                <w:bCs/>
                <w:noProof/>
              </w:rPr>
              <w:fldChar w:fldCharType="begin"/>
            </w:r>
            <w:r w:rsidRPr="006F4E58" w:rsidDel="000708DC">
              <w:rPr>
                <w:rStyle w:val="Hyperlink"/>
                <w:noProof/>
              </w:rPr>
              <w:delInstrText xml:space="preserve"> </w:delInstrText>
            </w:r>
            <w:r w:rsidDel="000708DC">
              <w:rPr>
                <w:noProof/>
              </w:rPr>
              <w:delInstrText>HYPERLINK \l "_Toc11407724"</w:delInstrText>
            </w:r>
            <w:r w:rsidRPr="006F4E58" w:rsidDel="000708DC">
              <w:rPr>
                <w:rStyle w:val="Hyperlink"/>
                <w:noProof/>
              </w:rPr>
              <w:delInstrText xml:space="preserve"> </w:delInstrText>
            </w:r>
            <w:r w:rsidRPr="006F4E58" w:rsidDel="000708DC">
              <w:rPr>
                <w:rStyle w:val="Hyperlink"/>
                <w:b w:val="0"/>
                <w:bCs/>
                <w:noProof/>
              </w:rPr>
              <w:fldChar w:fldCharType="separate"/>
            </w:r>
            <w:r w:rsidRPr="006F4E58" w:rsidDel="000708DC">
              <w:rPr>
                <w:rStyle w:val="Hyperlink"/>
                <w:noProof/>
              </w:rPr>
              <w:delText>cut_off = (q75-q25)*cut.</w:delText>
            </w:r>
            <w:r w:rsidDel="000708DC">
              <w:rPr>
                <w:noProof/>
                <w:webHidden/>
              </w:rPr>
              <w:tab/>
            </w:r>
            <w:r w:rsidDel="000708DC">
              <w:rPr>
                <w:b w:val="0"/>
                <w:bCs/>
                <w:noProof/>
                <w:webHidden/>
              </w:rPr>
              <w:fldChar w:fldCharType="begin"/>
            </w:r>
            <w:r w:rsidDel="000708DC">
              <w:rPr>
                <w:noProof/>
                <w:webHidden/>
              </w:rPr>
              <w:delInstrText xml:space="preserve"> PAGEREF _Toc11407724 \h </w:delInstrText>
            </w:r>
            <w:r w:rsidDel="000708DC">
              <w:rPr>
                <w:b w:val="0"/>
                <w:bCs/>
                <w:noProof/>
                <w:webHidden/>
              </w:rPr>
            </w:r>
            <w:r w:rsidDel="000708DC">
              <w:rPr>
                <w:b w:val="0"/>
                <w:bCs/>
                <w:noProof/>
                <w:webHidden/>
              </w:rPr>
              <w:fldChar w:fldCharType="separate"/>
            </w:r>
            <w:r w:rsidDel="000708DC">
              <w:rPr>
                <w:noProof/>
                <w:webHidden/>
              </w:rPr>
              <w:delText>7</w:delText>
            </w:r>
            <w:r w:rsidDel="000708DC">
              <w:rPr>
                <w:b w:val="0"/>
                <w:bCs/>
                <w:noProof/>
                <w:webHidden/>
              </w:rPr>
              <w:fldChar w:fldCharType="end"/>
            </w:r>
            <w:r w:rsidRPr="006F4E58" w:rsidDel="000708DC">
              <w:rPr>
                <w:rStyle w:val="Hyperlink"/>
                <w:b w:val="0"/>
                <w:bCs/>
                <w:noProof/>
              </w:rPr>
              <w:fldChar w:fldCharType="end"/>
            </w:r>
          </w:del>
        </w:p>
        <w:p w14:paraId="66E79D9A" w14:textId="13711276" w:rsidR="000708DC" w:rsidDel="000708DC" w:rsidRDefault="000708DC">
          <w:pPr>
            <w:pStyle w:val="TOC2"/>
            <w:tabs>
              <w:tab w:val="right" w:pos="9777"/>
            </w:tabs>
            <w:rPr>
              <w:del w:id="14" w:author="Federico" w:date="2019-06-14T12:28:00Z"/>
              <w:rFonts w:asciiTheme="minorHAnsi" w:eastAsiaTheme="minorEastAsia" w:hAnsiTheme="minorHAnsi" w:cstheme="minorBidi"/>
              <w:b w:val="0"/>
              <w:noProof/>
              <w:color w:val="auto"/>
              <w:sz w:val="22"/>
              <w:szCs w:val="22"/>
            </w:rPr>
          </w:pPr>
          <w:del w:id="15" w:author="Federico" w:date="2019-06-14T12:28:00Z">
            <w:r w:rsidRPr="006F4E58" w:rsidDel="000708DC">
              <w:rPr>
                <w:rStyle w:val="Hyperlink"/>
                <w:b w:val="0"/>
                <w:bCs/>
                <w:noProof/>
              </w:rPr>
              <w:fldChar w:fldCharType="begin"/>
            </w:r>
            <w:r w:rsidRPr="006F4E58" w:rsidDel="000708DC">
              <w:rPr>
                <w:rStyle w:val="Hyperlink"/>
                <w:noProof/>
              </w:rPr>
              <w:delInstrText xml:space="preserve"> </w:delInstrText>
            </w:r>
            <w:r w:rsidDel="000708DC">
              <w:rPr>
                <w:noProof/>
              </w:rPr>
              <w:delInstrText>HYPERLINK \l "_Toc11407725"</w:delInstrText>
            </w:r>
            <w:r w:rsidRPr="006F4E58" w:rsidDel="000708DC">
              <w:rPr>
                <w:rStyle w:val="Hyperlink"/>
                <w:noProof/>
              </w:rPr>
              <w:delInstrText xml:space="preserve"> </w:delInstrText>
            </w:r>
            <w:r w:rsidRPr="006F4E58" w:rsidDel="000708DC">
              <w:rPr>
                <w:rStyle w:val="Hyperlink"/>
                <w:b w:val="0"/>
                <w:bCs/>
                <w:noProof/>
              </w:rPr>
              <w:fldChar w:fldCharType="separate"/>
            </w:r>
            <w:r w:rsidRPr="006F4E58" w:rsidDel="000708DC">
              <w:rPr>
                <w:rStyle w:val="Hyperlink"/>
                <w:noProof/>
              </w:rPr>
              <w:delText>Cutoff_left=(q50-q25)*cut</w:delText>
            </w:r>
            <w:r w:rsidDel="000708DC">
              <w:rPr>
                <w:noProof/>
                <w:webHidden/>
              </w:rPr>
              <w:tab/>
            </w:r>
            <w:r w:rsidDel="000708DC">
              <w:rPr>
                <w:b w:val="0"/>
                <w:bCs/>
                <w:noProof/>
                <w:webHidden/>
              </w:rPr>
              <w:fldChar w:fldCharType="begin"/>
            </w:r>
            <w:r w:rsidDel="000708DC">
              <w:rPr>
                <w:noProof/>
                <w:webHidden/>
              </w:rPr>
              <w:delInstrText xml:space="preserve"> PAGEREF _Toc11407725 \h </w:delInstrText>
            </w:r>
            <w:r w:rsidDel="000708DC">
              <w:rPr>
                <w:b w:val="0"/>
                <w:bCs/>
                <w:noProof/>
                <w:webHidden/>
              </w:rPr>
            </w:r>
            <w:r w:rsidDel="000708DC">
              <w:rPr>
                <w:b w:val="0"/>
                <w:bCs/>
                <w:noProof/>
                <w:webHidden/>
              </w:rPr>
              <w:fldChar w:fldCharType="separate"/>
            </w:r>
            <w:r w:rsidDel="000708DC">
              <w:rPr>
                <w:noProof/>
                <w:webHidden/>
              </w:rPr>
              <w:delText>7</w:delText>
            </w:r>
            <w:r w:rsidDel="000708DC">
              <w:rPr>
                <w:b w:val="0"/>
                <w:bCs/>
                <w:noProof/>
                <w:webHidden/>
              </w:rPr>
              <w:fldChar w:fldCharType="end"/>
            </w:r>
            <w:r w:rsidRPr="006F4E58" w:rsidDel="000708DC">
              <w:rPr>
                <w:rStyle w:val="Hyperlink"/>
                <w:b w:val="0"/>
                <w:bCs/>
                <w:noProof/>
              </w:rPr>
              <w:fldChar w:fldCharType="end"/>
            </w:r>
          </w:del>
        </w:p>
        <w:p w14:paraId="5E95FCC7" w14:textId="67E26230" w:rsidR="000708DC" w:rsidDel="000708DC" w:rsidRDefault="000708DC">
          <w:pPr>
            <w:pStyle w:val="TOC2"/>
            <w:tabs>
              <w:tab w:val="right" w:pos="9777"/>
            </w:tabs>
            <w:rPr>
              <w:del w:id="16" w:author="Federico" w:date="2019-06-14T12:28:00Z"/>
              <w:rFonts w:asciiTheme="minorHAnsi" w:eastAsiaTheme="minorEastAsia" w:hAnsiTheme="minorHAnsi" w:cstheme="minorBidi"/>
              <w:b w:val="0"/>
              <w:noProof/>
              <w:color w:val="auto"/>
              <w:sz w:val="22"/>
              <w:szCs w:val="22"/>
            </w:rPr>
          </w:pPr>
          <w:del w:id="17" w:author="Federico" w:date="2019-06-14T12:28:00Z">
            <w:r w:rsidRPr="006F4E58" w:rsidDel="000708DC">
              <w:rPr>
                <w:rStyle w:val="Hyperlink"/>
                <w:b w:val="0"/>
                <w:bCs/>
                <w:noProof/>
              </w:rPr>
              <w:fldChar w:fldCharType="begin"/>
            </w:r>
            <w:r w:rsidRPr="006F4E58" w:rsidDel="000708DC">
              <w:rPr>
                <w:rStyle w:val="Hyperlink"/>
                <w:noProof/>
              </w:rPr>
              <w:delInstrText xml:space="preserve"> </w:delInstrText>
            </w:r>
            <w:r w:rsidDel="000708DC">
              <w:rPr>
                <w:noProof/>
              </w:rPr>
              <w:delInstrText>HYPERLINK \l "_Toc11407726"</w:delInstrText>
            </w:r>
            <w:r w:rsidRPr="006F4E58" w:rsidDel="000708DC">
              <w:rPr>
                <w:rStyle w:val="Hyperlink"/>
                <w:noProof/>
              </w:rPr>
              <w:delInstrText xml:space="preserve"> </w:delInstrText>
            </w:r>
            <w:r w:rsidRPr="006F4E58" w:rsidDel="000708DC">
              <w:rPr>
                <w:rStyle w:val="Hyperlink"/>
                <w:b w:val="0"/>
                <w:bCs/>
                <w:noProof/>
              </w:rPr>
              <w:fldChar w:fldCharType="separate"/>
            </w:r>
            <w:r w:rsidRPr="006F4E58" w:rsidDel="000708DC">
              <w:rPr>
                <w:rStyle w:val="Hyperlink"/>
                <w:noProof/>
              </w:rPr>
              <w:delText>Cutoff_right=(q75-q50)*cut</w:delText>
            </w:r>
            <w:r w:rsidDel="000708DC">
              <w:rPr>
                <w:noProof/>
                <w:webHidden/>
              </w:rPr>
              <w:tab/>
            </w:r>
            <w:r w:rsidDel="000708DC">
              <w:rPr>
                <w:b w:val="0"/>
                <w:bCs/>
                <w:noProof/>
                <w:webHidden/>
              </w:rPr>
              <w:fldChar w:fldCharType="begin"/>
            </w:r>
            <w:r w:rsidDel="000708DC">
              <w:rPr>
                <w:noProof/>
                <w:webHidden/>
              </w:rPr>
              <w:delInstrText xml:space="preserve"> PAGEREF _Toc11407726 \h </w:delInstrText>
            </w:r>
            <w:r w:rsidDel="000708DC">
              <w:rPr>
                <w:b w:val="0"/>
                <w:bCs/>
                <w:noProof/>
                <w:webHidden/>
              </w:rPr>
            </w:r>
            <w:r w:rsidDel="000708DC">
              <w:rPr>
                <w:b w:val="0"/>
                <w:bCs/>
                <w:noProof/>
                <w:webHidden/>
              </w:rPr>
              <w:fldChar w:fldCharType="separate"/>
            </w:r>
            <w:r w:rsidDel="000708DC">
              <w:rPr>
                <w:noProof/>
                <w:webHidden/>
              </w:rPr>
              <w:delText>7</w:delText>
            </w:r>
            <w:r w:rsidDel="000708DC">
              <w:rPr>
                <w:b w:val="0"/>
                <w:bCs/>
                <w:noProof/>
                <w:webHidden/>
              </w:rPr>
              <w:fldChar w:fldCharType="end"/>
            </w:r>
            <w:r w:rsidRPr="006F4E58" w:rsidDel="000708DC">
              <w:rPr>
                <w:rStyle w:val="Hyperlink"/>
                <w:b w:val="0"/>
                <w:bCs/>
                <w:noProof/>
              </w:rPr>
              <w:fldChar w:fldCharType="end"/>
            </w:r>
          </w:del>
        </w:p>
        <w:p w14:paraId="3B0F4459" w14:textId="1E27022E" w:rsidR="000708DC" w:rsidDel="000708DC" w:rsidRDefault="000708DC">
          <w:pPr>
            <w:pStyle w:val="TOC2"/>
            <w:tabs>
              <w:tab w:val="right" w:pos="9777"/>
            </w:tabs>
            <w:rPr>
              <w:del w:id="18" w:author="Federico" w:date="2019-06-14T12:28:00Z"/>
              <w:rFonts w:asciiTheme="minorHAnsi" w:eastAsiaTheme="minorEastAsia" w:hAnsiTheme="minorHAnsi" w:cstheme="minorBidi"/>
              <w:b w:val="0"/>
              <w:noProof/>
              <w:color w:val="auto"/>
              <w:sz w:val="22"/>
              <w:szCs w:val="22"/>
            </w:rPr>
          </w:pPr>
          <w:del w:id="19" w:author="Federico" w:date="2019-06-14T12:28:00Z">
            <w:r w:rsidRPr="006F4E58" w:rsidDel="000708DC">
              <w:rPr>
                <w:rStyle w:val="Hyperlink"/>
                <w:b w:val="0"/>
                <w:bCs/>
                <w:noProof/>
              </w:rPr>
              <w:fldChar w:fldCharType="begin"/>
            </w:r>
            <w:r w:rsidRPr="006F4E58" w:rsidDel="000708DC">
              <w:rPr>
                <w:rStyle w:val="Hyperlink"/>
                <w:noProof/>
              </w:rPr>
              <w:delInstrText xml:space="preserve"> </w:delInstrText>
            </w:r>
            <w:r w:rsidDel="000708DC">
              <w:rPr>
                <w:noProof/>
              </w:rPr>
              <w:delInstrText>HYPERLINK \l "_Toc11407727"</w:delInstrText>
            </w:r>
            <w:r w:rsidRPr="006F4E58" w:rsidDel="000708DC">
              <w:rPr>
                <w:rStyle w:val="Hyperlink"/>
                <w:noProof/>
              </w:rPr>
              <w:delInstrText xml:space="preserve"> </w:delInstrText>
            </w:r>
            <w:r w:rsidRPr="006F4E58" w:rsidDel="000708DC">
              <w:rPr>
                <w:rStyle w:val="Hyperlink"/>
                <w:b w:val="0"/>
                <w:bCs/>
                <w:noProof/>
              </w:rPr>
              <w:fldChar w:fldCharType="separate"/>
            </w:r>
            <w:r w:rsidRPr="006F4E58" w:rsidDel="000708DC">
              <w:rPr>
                <w:rStyle w:val="Hyperlink"/>
                <w:noProof/>
              </w:rPr>
              <w:delText>The values in the data below the lower value q25-cut_off and greater than the upper value q75+cut_off are disregarded when computing the Desroziers averages and errors.  For the case of a normal distribution, this means that 0.7% of data are disregarded.</w:delText>
            </w:r>
            <w:r w:rsidDel="000708DC">
              <w:rPr>
                <w:noProof/>
                <w:webHidden/>
              </w:rPr>
              <w:tab/>
            </w:r>
            <w:r w:rsidDel="000708DC">
              <w:rPr>
                <w:b w:val="0"/>
                <w:bCs/>
                <w:noProof/>
                <w:webHidden/>
              </w:rPr>
              <w:fldChar w:fldCharType="begin"/>
            </w:r>
            <w:r w:rsidDel="000708DC">
              <w:rPr>
                <w:noProof/>
                <w:webHidden/>
              </w:rPr>
              <w:delInstrText xml:space="preserve"> PAGEREF _Toc11407727 \h </w:delInstrText>
            </w:r>
            <w:r w:rsidDel="000708DC">
              <w:rPr>
                <w:b w:val="0"/>
                <w:bCs/>
                <w:noProof/>
                <w:webHidden/>
              </w:rPr>
            </w:r>
            <w:r w:rsidDel="000708DC">
              <w:rPr>
                <w:b w:val="0"/>
                <w:bCs/>
                <w:noProof/>
                <w:webHidden/>
              </w:rPr>
              <w:fldChar w:fldCharType="separate"/>
            </w:r>
            <w:r w:rsidDel="000708DC">
              <w:rPr>
                <w:noProof/>
                <w:webHidden/>
              </w:rPr>
              <w:delText>7</w:delText>
            </w:r>
            <w:r w:rsidDel="000708DC">
              <w:rPr>
                <w:b w:val="0"/>
                <w:bCs/>
                <w:noProof/>
                <w:webHidden/>
              </w:rPr>
              <w:fldChar w:fldCharType="end"/>
            </w:r>
            <w:r w:rsidRPr="006F4E58" w:rsidDel="000708DC">
              <w:rPr>
                <w:rStyle w:val="Hyperlink"/>
                <w:b w:val="0"/>
                <w:bCs/>
                <w:noProof/>
              </w:rPr>
              <w:fldChar w:fldCharType="end"/>
            </w:r>
          </w:del>
        </w:p>
        <w:p w14:paraId="53BDCCF1" w14:textId="028D542E"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28" w:history="1">
            <w:r w:rsidR="000708DC" w:rsidRPr="006F4E58">
              <w:rPr>
                <w:rStyle w:val="Hyperlink"/>
                <w:bCs/>
                <w:noProof/>
              </w:rPr>
              <w:t>4.</w:t>
            </w:r>
            <w:r w:rsidR="000708DC">
              <w:rPr>
                <w:rFonts w:asciiTheme="minorHAnsi" w:eastAsiaTheme="minorEastAsia" w:hAnsiTheme="minorHAnsi" w:cstheme="minorBidi"/>
                <w:b w:val="0"/>
                <w:noProof/>
                <w:color w:val="auto"/>
                <w:sz w:val="22"/>
                <w:szCs w:val="22"/>
              </w:rPr>
              <w:tab/>
            </w:r>
            <w:r w:rsidR="000708DC" w:rsidRPr="006F4E58">
              <w:rPr>
                <w:rStyle w:val="Hyperlink"/>
                <w:noProof/>
              </w:rPr>
              <w:t>Results</w:t>
            </w:r>
            <w:r w:rsidR="000708DC">
              <w:rPr>
                <w:noProof/>
                <w:webHidden/>
              </w:rPr>
              <w:tab/>
            </w:r>
            <w:r w:rsidR="000708DC">
              <w:rPr>
                <w:noProof/>
                <w:webHidden/>
              </w:rPr>
              <w:fldChar w:fldCharType="begin"/>
            </w:r>
            <w:r w:rsidR="000708DC">
              <w:rPr>
                <w:noProof/>
                <w:webHidden/>
              </w:rPr>
              <w:instrText xml:space="preserve"> PAGEREF _Toc11407728 \h </w:instrText>
            </w:r>
            <w:r w:rsidR="000708DC">
              <w:rPr>
                <w:noProof/>
                <w:webHidden/>
              </w:rPr>
            </w:r>
            <w:r w:rsidR="000708DC">
              <w:rPr>
                <w:noProof/>
                <w:webHidden/>
              </w:rPr>
              <w:fldChar w:fldCharType="separate"/>
            </w:r>
            <w:r w:rsidR="000708DC">
              <w:rPr>
                <w:noProof/>
                <w:webHidden/>
              </w:rPr>
              <w:t>7</w:t>
            </w:r>
            <w:r w:rsidR="000708DC">
              <w:rPr>
                <w:noProof/>
                <w:webHidden/>
              </w:rPr>
              <w:fldChar w:fldCharType="end"/>
            </w:r>
          </w:hyperlink>
        </w:p>
        <w:p w14:paraId="336C25C0" w14:textId="027E285D" w:rsidR="000708DC" w:rsidRDefault="00E15716">
          <w:pPr>
            <w:pStyle w:val="TOC2"/>
            <w:tabs>
              <w:tab w:val="right" w:pos="9777"/>
            </w:tabs>
            <w:rPr>
              <w:rFonts w:asciiTheme="minorHAnsi" w:eastAsiaTheme="minorEastAsia" w:hAnsiTheme="minorHAnsi" w:cstheme="minorBidi"/>
              <w:b w:val="0"/>
              <w:noProof/>
              <w:color w:val="auto"/>
              <w:sz w:val="22"/>
              <w:szCs w:val="22"/>
            </w:rPr>
          </w:pPr>
          <w:hyperlink w:anchor="_Toc11407729" w:history="1">
            <w:r w:rsidR="000708DC" w:rsidRPr="006F4E58">
              <w:rPr>
                <w:rStyle w:val="Hyperlink"/>
                <w:noProof/>
              </w:rPr>
              <w:t>4.1 Cross Covariance Matrices</w:t>
            </w:r>
            <w:r w:rsidR="000708DC">
              <w:rPr>
                <w:noProof/>
                <w:webHidden/>
              </w:rPr>
              <w:tab/>
            </w:r>
            <w:r w:rsidR="000708DC">
              <w:rPr>
                <w:noProof/>
                <w:webHidden/>
              </w:rPr>
              <w:fldChar w:fldCharType="begin"/>
            </w:r>
            <w:r w:rsidR="000708DC">
              <w:rPr>
                <w:noProof/>
                <w:webHidden/>
              </w:rPr>
              <w:instrText xml:space="preserve"> PAGEREF _Toc11407729 \h </w:instrText>
            </w:r>
            <w:r w:rsidR="000708DC">
              <w:rPr>
                <w:noProof/>
                <w:webHidden/>
              </w:rPr>
            </w:r>
            <w:r w:rsidR="000708DC">
              <w:rPr>
                <w:noProof/>
                <w:webHidden/>
              </w:rPr>
              <w:fldChar w:fldCharType="separate"/>
            </w:r>
            <w:r w:rsidR="000708DC">
              <w:rPr>
                <w:noProof/>
                <w:webHidden/>
              </w:rPr>
              <w:t>7</w:t>
            </w:r>
            <w:r w:rsidR="000708DC">
              <w:rPr>
                <w:noProof/>
                <w:webHidden/>
              </w:rPr>
              <w:fldChar w:fldCharType="end"/>
            </w:r>
          </w:hyperlink>
        </w:p>
        <w:p w14:paraId="56F0F550" w14:textId="15FAA588" w:rsidR="000708DC" w:rsidRDefault="00E15716">
          <w:pPr>
            <w:pStyle w:val="TOC2"/>
            <w:tabs>
              <w:tab w:val="right" w:pos="9777"/>
            </w:tabs>
            <w:rPr>
              <w:rFonts w:asciiTheme="minorHAnsi" w:eastAsiaTheme="minorEastAsia" w:hAnsiTheme="minorHAnsi" w:cstheme="minorBidi"/>
              <w:b w:val="0"/>
              <w:noProof/>
              <w:color w:val="auto"/>
              <w:sz w:val="22"/>
              <w:szCs w:val="22"/>
            </w:rPr>
          </w:pPr>
          <w:hyperlink w:anchor="_Toc11407730" w:history="1">
            <w:r w:rsidR="000708DC" w:rsidRPr="006F4E58">
              <w:rPr>
                <w:rStyle w:val="Hyperlink"/>
                <w:noProof/>
              </w:rPr>
              <w:t>4.2 Distribution and time series of error estimates at the 500 hPa level</w:t>
            </w:r>
            <w:r w:rsidR="000708DC">
              <w:rPr>
                <w:noProof/>
                <w:webHidden/>
              </w:rPr>
              <w:tab/>
            </w:r>
            <w:r w:rsidR="000708DC">
              <w:rPr>
                <w:noProof/>
                <w:webHidden/>
              </w:rPr>
              <w:fldChar w:fldCharType="begin"/>
            </w:r>
            <w:r w:rsidR="000708DC">
              <w:rPr>
                <w:noProof/>
                <w:webHidden/>
              </w:rPr>
              <w:instrText xml:space="preserve"> PAGEREF _Toc11407730 \h </w:instrText>
            </w:r>
            <w:r w:rsidR="000708DC">
              <w:rPr>
                <w:noProof/>
                <w:webHidden/>
              </w:rPr>
            </w:r>
            <w:r w:rsidR="000708DC">
              <w:rPr>
                <w:noProof/>
                <w:webHidden/>
              </w:rPr>
              <w:fldChar w:fldCharType="separate"/>
            </w:r>
            <w:r w:rsidR="000708DC">
              <w:rPr>
                <w:noProof/>
                <w:webHidden/>
              </w:rPr>
              <w:t>9</w:t>
            </w:r>
            <w:r w:rsidR="000708DC">
              <w:rPr>
                <w:noProof/>
                <w:webHidden/>
              </w:rPr>
              <w:fldChar w:fldCharType="end"/>
            </w:r>
          </w:hyperlink>
        </w:p>
        <w:p w14:paraId="74FFF199" w14:textId="040B68AC" w:rsidR="000708DC" w:rsidRDefault="00E15716">
          <w:pPr>
            <w:pStyle w:val="TOC2"/>
            <w:tabs>
              <w:tab w:val="right" w:pos="9777"/>
            </w:tabs>
            <w:rPr>
              <w:rFonts w:asciiTheme="minorHAnsi" w:eastAsiaTheme="minorEastAsia" w:hAnsiTheme="minorHAnsi" w:cstheme="minorBidi"/>
              <w:b w:val="0"/>
              <w:noProof/>
              <w:color w:val="auto"/>
              <w:sz w:val="22"/>
              <w:szCs w:val="22"/>
            </w:rPr>
          </w:pPr>
          <w:hyperlink w:anchor="_Toc11407731" w:history="1">
            <w:r w:rsidR="000708DC" w:rsidRPr="006F4E58">
              <w:rPr>
                <w:rStyle w:val="Hyperlink"/>
                <w:noProof/>
              </w:rPr>
              <w:t>4.3 Dependence of observation error on pressure</w:t>
            </w:r>
            <w:r w:rsidR="000708DC">
              <w:rPr>
                <w:noProof/>
                <w:webHidden/>
              </w:rPr>
              <w:tab/>
            </w:r>
            <w:r w:rsidR="000708DC">
              <w:rPr>
                <w:noProof/>
                <w:webHidden/>
              </w:rPr>
              <w:fldChar w:fldCharType="begin"/>
            </w:r>
            <w:r w:rsidR="000708DC">
              <w:rPr>
                <w:noProof/>
                <w:webHidden/>
              </w:rPr>
              <w:instrText xml:space="preserve"> PAGEREF _Toc11407731 \h </w:instrText>
            </w:r>
            <w:r w:rsidR="000708DC">
              <w:rPr>
                <w:noProof/>
                <w:webHidden/>
              </w:rPr>
            </w:r>
            <w:r w:rsidR="000708DC">
              <w:rPr>
                <w:noProof/>
                <w:webHidden/>
              </w:rPr>
              <w:fldChar w:fldCharType="separate"/>
            </w:r>
            <w:r w:rsidR="000708DC">
              <w:rPr>
                <w:noProof/>
                <w:webHidden/>
              </w:rPr>
              <w:t>11</w:t>
            </w:r>
            <w:r w:rsidR="000708DC">
              <w:rPr>
                <w:noProof/>
                <w:webHidden/>
              </w:rPr>
              <w:fldChar w:fldCharType="end"/>
            </w:r>
          </w:hyperlink>
        </w:p>
        <w:p w14:paraId="19E47E3C" w14:textId="351ADDBC"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32" w:history="1">
            <w:r w:rsidR="000708DC" w:rsidRPr="006F4E58">
              <w:rPr>
                <w:rStyle w:val="Hyperlink"/>
                <w:bCs/>
                <w:noProof/>
              </w:rPr>
              <w:t>5.</w:t>
            </w:r>
            <w:r w:rsidR="000708DC">
              <w:rPr>
                <w:rFonts w:asciiTheme="minorHAnsi" w:eastAsiaTheme="minorEastAsia" w:hAnsiTheme="minorHAnsi" w:cstheme="minorBidi"/>
                <w:b w:val="0"/>
                <w:noProof/>
                <w:color w:val="auto"/>
                <w:sz w:val="22"/>
                <w:szCs w:val="22"/>
              </w:rPr>
              <w:tab/>
            </w:r>
            <w:r w:rsidR="000708DC" w:rsidRPr="006F4E58">
              <w:rPr>
                <w:rStyle w:val="Hyperlink"/>
                <w:noProof/>
              </w:rPr>
              <w:t>Conclusions</w:t>
            </w:r>
            <w:r w:rsidR="000708DC">
              <w:rPr>
                <w:noProof/>
                <w:webHidden/>
              </w:rPr>
              <w:tab/>
            </w:r>
            <w:r w:rsidR="000708DC">
              <w:rPr>
                <w:noProof/>
                <w:webHidden/>
              </w:rPr>
              <w:fldChar w:fldCharType="begin"/>
            </w:r>
            <w:r w:rsidR="000708DC">
              <w:rPr>
                <w:noProof/>
                <w:webHidden/>
              </w:rPr>
              <w:instrText xml:space="preserve"> PAGEREF _Toc11407732 \h </w:instrText>
            </w:r>
            <w:r w:rsidR="000708DC">
              <w:rPr>
                <w:noProof/>
                <w:webHidden/>
              </w:rPr>
            </w:r>
            <w:r w:rsidR="000708DC">
              <w:rPr>
                <w:noProof/>
                <w:webHidden/>
              </w:rPr>
              <w:fldChar w:fldCharType="separate"/>
            </w:r>
            <w:r w:rsidR="000708DC">
              <w:rPr>
                <w:noProof/>
                <w:webHidden/>
              </w:rPr>
              <w:t>12</w:t>
            </w:r>
            <w:r w:rsidR="000708DC">
              <w:rPr>
                <w:noProof/>
                <w:webHidden/>
              </w:rPr>
              <w:fldChar w:fldCharType="end"/>
            </w:r>
          </w:hyperlink>
        </w:p>
        <w:p w14:paraId="6DCB7CD1" w14:textId="72C22F7D"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45" w:history="1">
            <w:r w:rsidR="000708DC" w:rsidRPr="006F4E58">
              <w:rPr>
                <w:rStyle w:val="Hyperlink"/>
                <w:bCs/>
                <w:noProof/>
              </w:rPr>
              <w:t>6.</w:t>
            </w:r>
            <w:r w:rsidR="000708DC">
              <w:rPr>
                <w:rFonts w:asciiTheme="minorHAnsi" w:eastAsiaTheme="minorEastAsia" w:hAnsiTheme="minorHAnsi" w:cstheme="minorBidi"/>
                <w:b w:val="0"/>
                <w:noProof/>
                <w:color w:val="auto"/>
                <w:sz w:val="22"/>
                <w:szCs w:val="22"/>
              </w:rPr>
              <w:tab/>
            </w:r>
            <w:r w:rsidR="000708DC" w:rsidRPr="006F4E58">
              <w:rPr>
                <w:rStyle w:val="Hyperlink"/>
                <w:noProof/>
              </w:rPr>
              <w:t>References</w:t>
            </w:r>
            <w:r w:rsidR="000708DC">
              <w:rPr>
                <w:noProof/>
                <w:webHidden/>
              </w:rPr>
              <w:tab/>
            </w:r>
            <w:r w:rsidR="000708DC">
              <w:rPr>
                <w:noProof/>
                <w:webHidden/>
              </w:rPr>
              <w:fldChar w:fldCharType="begin"/>
            </w:r>
            <w:r w:rsidR="000708DC">
              <w:rPr>
                <w:noProof/>
                <w:webHidden/>
              </w:rPr>
              <w:instrText xml:space="preserve"> PAGEREF _Toc11407745 \h </w:instrText>
            </w:r>
            <w:r w:rsidR="000708DC">
              <w:rPr>
                <w:noProof/>
                <w:webHidden/>
              </w:rPr>
            </w:r>
            <w:r w:rsidR="000708DC">
              <w:rPr>
                <w:noProof/>
                <w:webHidden/>
              </w:rPr>
              <w:fldChar w:fldCharType="separate"/>
            </w:r>
            <w:r w:rsidR="000708DC">
              <w:rPr>
                <w:noProof/>
                <w:webHidden/>
              </w:rPr>
              <w:t>13</w:t>
            </w:r>
            <w:r w:rsidR="000708DC">
              <w:rPr>
                <w:noProof/>
                <w:webHidden/>
              </w:rPr>
              <w:fldChar w:fldCharType="end"/>
            </w:r>
          </w:hyperlink>
        </w:p>
        <w:p w14:paraId="32804088" w14:textId="2B56837B" w:rsidR="000708DC" w:rsidRDefault="00E15716">
          <w:pPr>
            <w:pStyle w:val="TOC1"/>
            <w:tabs>
              <w:tab w:val="left" w:pos="397"/>
            </w:tabs>
            <w:rPr>
              <w:rFonts w:asciiTheme="minorHAnsi" w:eastAsiaTheme="minorEastAsia" w:hAnsiTheme="minorHAnsi" w:cstheme="minorBidi"/>
              <w:b w:val="0"/>
              <w:noProof/>
              <w:color w:val="auto"/>
              <w:sz w:val="22"/>
              <w:szCs w:val="22"/>
            </w:rPr>
          </w:pPr>
          <w:hyperlink w:anchor="_Toc11407746" w:history="1">
            <w:r w:rsidR="000708DC" w:rsidRPr="006F4E58">
              <w:rPr>
                <w:rStyle w:val="Hyperlink"/>
                <w:bCs/>
                <w:noProof/>
              </w:rPr>
              <w:t>7.</w:t>
            </w:r>
            <w:r w:rsidR="000708DC">
              <w:rPr>
                <w:rFonts w:asciiTheme="minorHAnsi" w:eastAsiaTheme="minorEastAsia" w:hAnsiTheme="minorHAnsi" w:cstheme="minorBidi"/>
                <w:b w:val="0"/>
                <w:noProof/>
                <w:color w:val="auto"/>
                <w:sz w:val="22"/>
                <w:szCs w:val="22"/>
              </w:rPr>
              <w:tab/>
            </w:r>
            <w:r w:rsidR="000708DC" w:rsidRPr="006F4E58">
              <w:rPr>
                <w:rStyle w:val="Hyperlink"/>
                <w:noProof/>
              </w:rPr>
              <w:t>Introduction</w:t>
            </w:r>
            <w:r w:rsidR="000708DC">
              <w:rPr>
                <w:noProof/>
                <w:webHidden/>
              </w:rPr>
              <w:tab/>
            </w:r>
            <w:r w:rsidR="000708DC">
              <w:rPr>
                <w:noProof/>
                <w:webHidden/>
              </w:rPr>
              <w:fldChar w:fldCharType="begin"/>
            </w:r>
            <w:r w:rsidR="000708DC">
              <w:rPr>
                <w:noProof/>
                <w:webHidden/>
              </w:rPr>
              <w:instrText xml:space="preserve"> PAGEREF _Toc11407746 \h </w:instrText>
            </w:r>
            <w:r w:rsidR="000708DC">
              <w:rPr>
                <w:noProof/>
                <w:webHidden/>
              </w:rPr>
            </w:r>
            <w:r w:rsidR="000708DC">
              <w:rPr>
                <w:noProof/>
                <w:webHidden/>
              </w:rPr>
              <w:fldChar w:fldCharType="separate"/>
            </w:r>
            <w:r w:rsidR="000708DC">
              <w:rPr>
                <w:noProof/>
                <w:webHidden/>
              </w:rPr>
              <w:t>15</w:t>
            </w:r>
            <w:r w:rsidR="000708DC">
              <w:rPr>
                <w:noProof/>
                <w:webHidden/>
              </w:rPr>
              <w:fldChar w:fldCharType="end"/>
            </w:r>
          </w:hyperlink>
        </w:p>
        <w:p w14:paraId="26209027" w14:textId="30FEC573" w:rsidR="000708DC" w:rsidRDefault="000708DC">
          <w:pPr>
            <w:rPr>
              <w:ins w:id="20" w:author="Federico" w:date="2019-06-14T12:28:00Z"/>
            </w:rPr>
          </w:pPr>
          <w:ins w:id="21" w:author="Federico" w:date="2019-06-14T12:28:00Z">
            <w:r>
              <w:rPr>
                <w:b/>
                <w:noProof/>
              </w:rPr>
              <w:fldChar w:fldCharType="end"/>
            </w:r>
          </w:ins>
        </w:p>
        <w:customXmlInsRangeStart w:id="22" w:author="Federico" w:date="2019-06-14T12:28:00Z"/>
      </w:sdtContent>
    </w:sdt>
    <w:customXmlInsRangeEnd w:id="22"/>
    <w:p w14:paraId="39978C55" w14:textId="77777777" w:rsidR="00055637" w:rsidRPr="00B808D3" w:rsidRDefault="00055637">
      <w:pPr>
        <w:pStyle w:val="Heading1"/>
        <w:numPr>
          <w:ilvl w:val="0"/>
          <w:numId w:val="0"/>
        </w:numPr>
        <w:ind w:left="432"/>
        <w:pPrChange w:id="23" w:author="Federico" w:date="2019-06-14T13:02:00Z">
          <w:pPr>
            <w:pStyle w:val="Heading1"/>
            <w:numPr>
              <w:numId w:val="0"/>
            </w:numPr>
            <w:ind w:left="0" w:firstLine="0"/>
          </w:pPr>
        </w:pPrChange>
      </w:pPr>
    </w:p>
    <w:p w14:paraId="05EF5B7E" w14:textId="77777777" w:rsidR="00055637" w:rsidRPr="00B808D3" w:rsidRDefault="00055637">
      <w:pPr>
        <w:rPr>
          <w:szCs w:val="24"/>
        </w:rPr>
      </w:pPr>
    </w:p>
    <w:p w14:paraId="4A95B69B" w14:textId="77777777" w:rsidR="00055637" w:rsidRPr="00B808D3" w:rsidRDefault="00055637">
      <w:pPr>
        <w:rPr>
          <w:szCs w:val="24"/>
        </w:rPr>
      </w:pPr>
    </w:p>
    <w:p w14:paraId="6C8B3D3C" w14:textId="77777777" w:rsidR="00055637" w:rsidRPr="00B808D3" w:rsidRDefault="00055637">
      <w:pPr>
        <w:rPr>
          <w:szCs w:val="24"/>
        </w:rPr>
      </w:pPr>
    </w:p>
    <w:p w14:paraId="34B91A56" w14:textId="77777777" w:rsidR="00055637" w:rsidRPr="00B808D3" w:rsidRDefault="00055637">
      <w:pPr>
        <w:rPr>
          <w:szCs w:val="24"/>
        </w:rPr>
      </w:pPr>
    </w:p>
    <w:p w14:paraId="3C3432AE" w14:textId="77777777" w:rsidR="00055637" w:rsidRPr="00B808D3" w:rsidRDefault="00055637">
      <w:pPr>
        <w:rPr>
          <w:szCs w:val="24"/>
        </w:rPr>
      </w:pPr>
    </w:p>
    <w:p w14:paraId="39890418" w14:textId="77777777" w:rsidR="00055637" w:rsidRPr="00B808D3" w:rsidRDefault="00055637">
      <w:pPr>
        <w:rPr>
          <w:szCs w:val="24"/>
        </w:rPr>
      </w:pPr>
    </w:p>
    <w:p w14:paraId="586EE01D" w14:textId="77777777" w:rsidR="00055637" w:rsidRPr="00B808D3" w:rsidRDefault="00055637">
      <w:pPr>
        <w:rPr>
          <w:szCs w:val="24"/>
        </w:rPr>
      </w:pPr>
    </w:p>
    <w:p w14:paraId="309898BF" w14:textId="77777777" w:rsidR="00055637" w:rsidRPr="00B808D3" w:rsidRDefault="00055637">
      <w:pPr>
        <w:rPr>
          <w:szCs w:val="24"/>
        </w:rPr>
      </w:pPr>
    </w:p>
    <w:p w14:paraId="6928938D" w14:textId="77777777" w:rsidR="00055637" w:rsidRPr="00B808D3" w:rsidRDefault="00055637">
      <w:pPr>
        <w:rPr>
          <w:szCs w:val="24"/>
        </w:rPr>
      </w:pPr>
    </w:p>
    <w:p w14:paraId="54B182F4" w14:textId="77777777" w:rsidR="00055637" w:rsidRPr="00B808D3" w:rsidRDefault="00055637">
      <w:pPr>
        <w:rPr>
          <w:szCs w:val="24"/>
        </w:rPr>
      </w:pPr>
    </w:p>
    <w:p w14:paraId="38F9B8B6" w14:textId="77777777" w:rsidR="00055637" w:rsidRPr="00B808D3" w:rsidRDefault="00055637">
      <w:pPr>
        <w:rPr>
          <w:szCs w:val="24"/>
        </w:rPr>
      </w:pPr>
    </w:p>
    <w:p w14:paraId="5F2FF170" w14:textId="77777777" w:rsidR="00055637" w:rsidRPr="00B808D3" w:rsidRDefault="00055637">
      <w:pPr>
        <w:rPr>
          <w:szCs w:val="24"/>
        </w:rPr>
      </w:pPr>
    </w:p>
    <w:p w14:paraId="4D4E2EED" w14:textId="77777777" w:rsidR="00055637" w:rsidRPr="00B808D3" w:rsidRDefault="00055637">
      <w:pPr>
        <w:rPr>
          <w:szCs w:val="24"/>
        </w:rPr>
      </w:pPr>
    </w:p>
    <w:p w14:paraId="4B6B20C0" w14:textId="77777777" w:rsidR="002148B5" w:rsidRPr="00B808D3" w:rsidRDefault="002148B5">
      <w:pPr>
        <w:rPr>
          <w:szCs w:val="24"/>
        </w:rPr>
      </w:pPr>
    </w:p>
    <w:p w14:paraId="67D439BE" w14:textId="77777777" w:rsidR="00055637" w:rsidRPr="00B808D3" w:rsidRDefault="00CA7C2C" w:rsidP="0015776D">
      <w:pPr>
        <w:pStyle w:val="Heading1"/>
        <w:rPr>
          <w:lang w:val="en-GB"/>
        </w:rPr>
      </w:pPr>
      <w:bookmarkStart w:id="24" w:name="_Toc11407719"/>
      <w:r w:rsidRPr="00B808D3">
        <w:rPr>
          <w:lang w:val="en-GB"/>
        </w:rPr>
        <w:lastRenderedPageBreak/>
        <w:t>Introduction</w:t>
      </w:r>
      <w:bookmarkEnd w:id="24"/>
    </w:p>
    <w:p w14:paraId="53B81F9D" w14:textId="1E89491B" w:rsidR="00541E35" w:rsidRPr="00B808D3" w:rsidRDefault="00F940E6" w:rsidP="00541E35">
      <w:pPr>
        <w:jc w:val="both"/>
        <w:rPr>
          <w:rFonts w:eastAsia="Calibri" w:cs="Calibri"/>
          <w:szCs w:val="24"/>
          <w:lang w:val="en-GB"/>
        </w:rPr>
      </w:pPr>
      <w:r w:rsidRPr="00B808D3">
        <w:rPr>
          <w:rFonts w:eastAsia="Calibri" w:cs="Calibri"/>
          <w:szCs w:val="24"/>
          <w:lang w:val="en-GB"/>
        </w:rPr>
        <w:t>This document extends our effort to estimate uncertaint</w:t>
      </w:r>
      <w:r w:rsidR="00E610F1">
        <w:rPr>
          <w:rFonts w:eastAsia="Calibri" w:cs="Calibri"/>
          <w:szCs w:val="24"/>
          <w:lang w:val="en-GB"/>
        </w:rPr>
        <w:t>ies for</w:t>
      </w:r>
      <w:r w:rsidRPr="00B808D3">
        <w:rPr>
          <w:rFonts w:eastAsia="Calibri" w:cs="Calibri"/>
          <w:szCs w:val="24"/>
          <w:lang w:val="en-GB"/>
        </w:rPr>
        <w:t xml:space="preserve"> early upper air </w:t>
      </w:r>
      <w:r w:rsidR="009C1485" w:rsidRPr="00B808D3">
        <w:rPr>
          <w:rFonts w:eastAsia="Calibri" w:cs="Calibri"/>
          <w:szCs w:val="24"/>
          <w:lang w:val="en-GB"/>
        </w:rPr>
        <w:t xml:space="preserve">measurements, following the methodology introduced in the deliverable C3S_C311_Lot2.2.1.1 (March 2019), </w:t>
      </w:r>
      <w:r w:rsidR="00E610F1">
        <w:rPr>
          <w:rFonts w:eastAsia="Calibri" w:cs="Calibri"/>
          <w:szCs w:val="24"/>
          <w:lang w:val="en-GB"/>
        </w:rPr>
        <w:t xml:space="preserve">with the </w:t>
      </w:r>
      <w:r w:rsidR="009C1485" w:rsidRPr="00B808D3">
        <w:rPr>
          <w:rFonts w:eastAsia="Calibri" w:cs="Calibri"/>
          <w:szCs w:val="24"/>
          <w:lang w:val="en-GB"/>
        </w:rPr>
        <w:t xml:space="preserve">focus on </w:t>
      </w:r>
      <w:r w:rsidR="00E610F1">
        <w:rPr>
          <w:rFonts w:eastAsia="Calibri" w:cs="Calibri"/>
          <w:szCs w:val="24"/>
          <w:lang w:val="en-GB"/>
        </w:rPr>
        <w:t>wind speed and wind direction</w:t>
      </w:r>
      <w:r w:rsidR="009C1485" w:rsidRPr="00B808D3">
        <w:rPr>
          <w:rFonts w:eastAsia="Calibri" w:cs="Calibri"/>
          <w:szCs w:val="24"/>
          <w:lang w:val="en-GB"/>
        </w:rPr>
        <w:t>.</w:t>
      </w:r>
      <w:r w:rsidR="00FE2735" w:rsidRPr="00B808D3">
        <w:rPr>
          <w:rFonts w:eastAsia="Calibri" w:cs="Calibri"/>
          <w:szCs w:val="24"/>
          <w:lang w:val="en-GB"/>
        </w:rPr>
        <w:t xml:space="preserve"> </w:t>
      </w:r>
      <w:r w:rsidR="00E228C7" w:rsidRPr="00B808D3">
        <w:rPr>
          <w:rFonts w:eastAsia="Calibri" w:cs="Calibri"/>
          <w:szCs w:val="24"/>
          <w:lang w:val="en-GB"/>
        </w:rPr>
        <w:t xml:space="preserve">The use of </w:t>
      </w:r>
      <w:r w:rsidR="005A541F">
        <w:rPr>
          <w:rFonts w:eastAsia="Calibri" w:cs="Calibri"/>
          <w:szCs w:val="24"/>
          <w:lang w:val="en-GB"/>
        </w:rPr>
        <w:t xml:space="preserve">observation minus background and observation minus analysis </w:t>
      </w:r>
      <w:r w:rsidR="00E228C7" w:rsidRPr="00B808D3">
        <w:rPr>
          <w:rFonts w:eastAsia="Calibri" w:cs="Calibri"/>
          <w:szCs w:val="24"/>
          <w:lang w:val="en-GB"/>
        </w:rPr>
        <w:t>departure statistics</w:t>
      </w:r>
      <w:r w:rsidR="005A541F">
        <w:rPr>
          <w:rFonts w:eastAsia="Calibri" w:cs="Calibri"/>
          <w:szCs w:val="24"/>
          <w:lang w:val="en-GB"/>
        </w:rPr>
        <w:t>, as they are produced by modern dynamic data assimilation systems such as ERA5 (Hersbach et al. 201</w:t>
      </w:r>
      <w:r w:rsidR="00A94CD9">
        <w:rPr>
          <w:rFonts w:eastAsia="Calibri" w:cs="Calibri"/>
          <w:szCs w:val="24"/>
          <w:lang w:val="en-GB"/>
        </w:rPr>
        <w:t>8</w:t>
      </w:r>
      <w:r w:rsidR="005A541F">
        <w:rPr>
          <w:rFonts w:eastAsia="Calibri" w:cs="Calibri"/>
          <w:szCs w:val="24"/>
          <w:lang w:val="en-GB"/>
        </w:rPr>
        <w:t>),</w:t>
      </w:r>
      <w:ins w:id="25" w:author="Federico" w:date="2019-06-14T10:26:00Z">
        <w:r w:rsidR="009C563A">
          <w:rPr>
            <w:rFonts w:eastAsia="Calibri" w:cs="Calibri"/>
            <w:szCs w:val="24"/>
            <w:lang w:val="en-GB"/>
          </w:rPr>
          <w:t xml:space="preserve"> </w:t>
        </w:r>
      </w:ins>
      <w:del w:id="26" w:author="Federico" w:date="2019-06-14T10:26:00Z">
        <w:r w:rsidR="005A541F" w:rsidDel="00A801B7">
          <w:rPr>
            <w:rFonts w:eastAsia="Calibri" w:cs="Calibri"/>
            <w:szCs w:val="24"/>
            <w:lang w:val="en-GB"/>
          </w:rPr>
          <w:delText xml:space="preserve"> </w:delText>
        </w:r>
        <w:r w:rsidR="00E228C7" w:rsidRPr="00B808D3" w:rsidDel="00A801B7">
          <w:rPr>
            <w:rFonts w:eastAsia="Calibri" w:cs="Calibri"/>
            <w:szCs w:val="24"/>
            <w:lang w:val="en-GB"/>
          </w:rPr>
          <w:delText xml:space="preserve"> </w:delText>
        </w:r>
      </w:del>
      <w:r w:rsidR="00E228C7" w:rsidRPr="00B808D3">
        <w:rPr>
          <w:rFonts w:eastAsia="Calibri" w:cs="Calibri"/>
          <w:szCs w:val="24"/>
          <w:lang w:val="en-GB"/>
        </w:rPr>
        <w:t>is an efficient alternative way to estimate observations errors, i.e. measurement plus representation</w:t>
      </w:r>
      <w:r w:rsidR="005A541F">
        <w:rPr>
          <w:rFonts w:eastAsia="Calibri" w:cs="Calibri"/>
          <w:szCs w:val="24"/>
          <w:lang w:val="en-GB"/>
        </w:rPr>
        <w:t xml:space="preserve"> error</w:t>
      </w:r>
      <w:r w:rsidR="00E228C7" w:rsidRPr="00B808D3">
        <w:rPr>
          <w:rFonts w:eastAsia="Calibri" w:cs="Calibri"/>
          <w:szCs w:val="24"/>
          <w:lang w:val="en-GB"/>
        </w:rPr>
        <w:t xml:space="preserve">, whenever these are not </w:t>
      </w:r>
      <w:r w:rsidR="00E610F1">
        <w:rPr>
          <w:rFonts w:eastAsia="Calibri" w:cs="Calibri"/>
          <w:szCs w:val="24"/>
          <w:lang w:val="en-GB"/>
        </w:rPr>
        <w:t>available</w:t>
      </w:r>
      <w:r w:rsidR="00E610F1" w:rsidRPr="00B808D3">
        <w:rPr>
          <w:rFonts w:eastAsia="Calibri" w:cs="Calibri"/>
          <w:szCs w:val="24"/>
          <w:lang w:val="en-GB"/>
        </w:rPr>
        <w:t xml:space="preserve"> </w:t>
      </w:r>
      <w:r w:rsidR="00E610F1">
        <w:rPr>
          <w:rFonts w:eastAsia="Calibri" w:cs="Calibri"/>
          <w:szCs w:val="24"/>
          <w:lang w:val="en-GB"/>
        </w:rPr>
        <w:t>from observations. E</w:t>
      </w:r>
      <w:r w:rsidR="00E228C7" w:rsidRPr="00B808D3">
        <w:rPr>
          <w:rFonts w:eastAsia="Calibri" w:cs="Calibri"/>
          <w:szCs w:val="24"/>
          <w:lang w:val="en-GB"/>
        </w:rPr>
        <w:t xml:space="preserve">arly </w:t>
      </w:r>
      <w:r w:rsidR="00E610F1">
        <w:rPr>
          <w:rFonts w:eastAsia="Calibri" w:cs="Calibri"/>
          <w:szCs w:val="24"/>
          <w:lang w:val="en-GB"/>
        </w:rPr>
        <w:t xml:space="preserve">observations for sure </w:t>
      </w:r>
      <w:r w:rsidR="00E228C7" w:rsidRPr="00B808D3">
        <w:rPr>
          <w:rFonts w:eastAsia="Calibri" w:cs="Calibri"/>
          <w:szCs w:val="24"/>
          <w:lang w:val="en-GB"/>
        </w:rPr>
        <w:t xml:space="preserve">and </w:t>
      </w:r>
      <w:r w:rsidR="00E610F1">
        <w:rPr>
          <w:rFonts w:eastAsia="Calibri" w:cs="Calibri"/>
          <w:szCs w:val="24"/>
          <w:lang w:val="en-GB"/>
        </w:rPr>
        <w:t xml:space="preserve">most </w:t>
      </w:r>
      <w:r w:rsidR="00E228C7" w:rsidRPr="00B808D3">
        <w:rPr>
          <w:rFonts w:eastAsia="Calibri" w:cs="Calibri"/>
          <w:szCs w:val="24"/>
          <w:lang w:val="en-GB"/>
        </w:rPr>
        <w:t>contemporary observations</w:t>
      </w:r>
      <w:r w:rsidR="00E610F1">
        <w:rPr>
          <w:rFonts w:eastAsia="Calibri" w:cs="Calibri"/>
          <w:szCs w:val="24"/>
          <w:lang w:val="en-GB"/>
        </w:rPr>
        <w:t xml:space="preserve"> do not supply observation error estimates</w:t>
      </w:r>
      <w:r w:rsidR="00E228C7" w:rsidRPr="00B808D3">
        <w:rPr>
          <w:rFonts w:eastAsia="Calibri" w:cs="Calibri"/>
          <w:szCs w:val="24"/>
          <w:lang w:val="en-GB"/>
        </w:rPr>
        <w:t>.</w:t>
      </w:r>
      <w:r w:rsidR="000A71E9" w:rsidRPr="00B808D3">
        <w:rPr>
          <w:rFonts w:eastAsia="Calibri" w:cs="Calibri"/>
          <w:szCs w:val="24"/>
          <w:lang w:val="en-GB"/>
        </w:rPr>
        <w:t xml:space="preserve"> Such information can </w:t>
      </w:r>
      <w:r w:rsidR="00F12407" w:rsidRPr="00B808D3">
        <w:rPr>
          <w:rFonts w:eastAsia="Calibri" w:cs="Calibri"/>
          <w:szCs w:val="24"/>
          <w:lang w:val="en-GB"/>
        </w:rPr>
        <w:t xml:space="preserve">indeed </w:t>
      </w:r>
      <w:r w:rsidR="000A71E9" w:rsidRPr="00B808D3">
        <w:rPr>
          <w:rFonts w:eastAsia="Calibri" w:cs="Calibri"/>
          <w:szCs w:val="24"/>
          <w:lang w:val="en-GB"/>
        </w:rPr>
        <w:t xml:space="preserve">be directly </w:t>
      </w:r>
      <w:r w:rsidR="00F12407" w:rsidRPr="00B808D3">
        <w:rPr>
          <w:rFonts w:eastAsia="Calibri" w:cs="Calibri"/>
          <w:szCs w:val="24"/>
          <w:lang w:val="en-GB"/>
        </w:rPr>
        <w:t>retrieved</w:t>
      </w:r>
      <w:r w:rsidR="00C82E3D" w:rsidRPr="00B808D3">
        <w:rPr>
          <w:rFonts w:eastAsia="Calibri" w:cs="Calibri"/>
          <w:szCs w:val="24"/>
          <w:lang w:val="en-GB"/>
        </w:rPr>
        <w:t xml:space="preserve"> only</w:t>
      </w:r>
      <w:r w:rsidR="000A71E9" w:rsidRPr="00B808D3">
        <w:rPr>
          <w:rFonts w:eastAsia="Calibri" w:cs="Calibri"/>
          <w:szCs w:val="24"/>
          <w:lang w:val="en-GB"/>
        </w:rPr>
        <w:t xml:space="preserve"> in special networks such as the Global Climate Observing System (GCOS</w:t>
      </w:r>
      <w:ins w:id="27" w:author="Leo Haimberger" w:date="2019-06-14T06:30:00Z">
        <w:r w:rsidR="00750322">
          <w:rPr>
            <w:rFonts w:eastAsia="Calibri" w:cs="Calibri"/>
            <w:szCs w:val="24"/>
            <w:lang w:val="en-GB"/>
          </w:rPr>
          <w:t>, Daan, 2002</w:t>
        </w:r>
      </w:ins>
      <w:r w:rsidR="00427800">
        <w:rPr>
          <w:rFonts w:eastAsia="Calibri" w:cs="Calibri"/>
          <w:szCs w:val="24"/>
          <w:lang w:val="en-GB"/>
        </w:rPr>
        <w:t xml:space="preserve">) </w:t>
      </w:r>
      <w:r w:rsidR="000A71E9" w:rsidRPr="00B808D3">
        <w:rPr>
          <w:rFonts w:eastAsia="Calibri" w:cs="Calibri"/>
          <w:szCs w:val="24"/>
          <w:lang w:val="en-GB"/>
        </w:rPr>
        <w:t>Reference Upper-Air Network (GRUAN</w:t>
      </w:r>
      <w:ins w:id="28" w:author="Leo Haimberger" w:date="2019-06-14T06:15:00Z">
        <w:r w:rsidR="005A541F">
          <w:rPr>
            <w:rFonts w:eastAsia="Calibri" w:cs="Calibri"/>
            <w:szCs w:val="24"/>
            <w:lang w:val="en-GB"/>
          </w:rPr>
          <w:t>,</w:t>
        </w:r>
      </w:ins>
      <w:ins w:id="29" w:author="Federico" w:date="2019-06-14T11:35:00Z">
        <w:r w:rsidR="00210687">
          <w:rPr>
            <w:rFonts w:eastAsia="Calibri" w:cs="Calibri"/>
            <w:szCs w:val="24"/>
            <w:lang w:val="en-GB"/>
          </w:rPr>
          <w:t xml:space="preserve"> </w:t>
        </w:r>
        <w:r w:rsidR="00210687" w:rsidRPr="2B12428A">
          <w:rPr>
            <w:rFonts w:eastAsia="Calibri" w:cs="Calibri"/>
            <w:szCs w:val="24"/>
            <w:lang w:val="en-GB"/>
          </w:rPr>
          <w:t xml:space="preserve">Dirksen </w:t>
        </w:r>
        <w:commentRangeStart w:id="30"/>
        <w:r w:rsidR="00210687" w:rsidRPr="2B12428A">
          <w:rPr>
            <w:rFonts w:eastAsia="Calibri" w:cs="Calibri"/>
            <w:szCs w:val="24"/>
            <w:lang w:val="en-GB"/>
          </w:rPr>
          <w:t>et</w:t>
        </w:r>
      </w:ins>
      <w:commentRangeEnd w:id="30"/>
      <w:ins w:id="31" w:author="Federico" w:date="2019-06-14T12:44:00Z">
        <w:r w:rsidR="00F62FB1">
          <w:rPr>
            <w:rStyle w:val="CommentReference"/>
          </w:rPr>
          <w:commentReference w:id="30"/>
        </w:r>
      </w:ins>
      <w:ins w:id="32" w:author="Federico" w:date="2019-06-14T11:35:00Z">
        <w:r w:rsidR="00210687" w:rsidRPr="2B12428A">
          <w:rPr>
            <w:rFonts w:eastAsia="Calibri" w:cs="Calibri"/>
            <w:szCs w:val="24"/>
            <w:lang w:val="en-GB"/>
          </w:rPr>
          <w:t xml:space="preserve"> al</w:t>
        </w:r>
        <w:r w:rsidR="00811A81">
          <w:rPr>
            <w:rFonts w:eastAsia="Calibri" w:cs="Calibri"/>
            <w:szCs w:val="24"/>
            <w:lang w:val="en-GB"/>
          </w:rPr>
          <w:t>., 2014</w:t>
        </w:r>
      </w:ins>
      <w:ins w:id="33" w:author="Leo Haimberger" w:date="2019-06-14T06:15:00Z">
        <w:del w:id="34" w:author="Federico" w:date="2019-06-14T12:43:00Z">
          <w:r w:rsidR="005A541F" w:rsidDel="00811A81">
            <w:rPr>
              <w:rFonts w:eastAsia="Calibri" w:cs="Calibri"/>
              <w:szCs w:val="24"/>
              <w:lang w:val="en-GB"/>
            </w:rPr>
            <w:delText xml:space="preserve"> </w:delText>
          </w:r>
        </w:del>
      </w:ins>
      <w:ins w:id="35" w:author="Leo Haimberger" w:date="2019-06-14T06:31:00Z">
        <w:del w:id="36" w:author="Federico" w:date="2019-06-14T12:43:00Z">
          <w:r w:rsidR="00750322" w:rsidDel="00811A81">
            <w:rPr>
              <w:rFonts w:eastAsia="Calibri" w:cs="Calibri"/>
              <w:szCs w:val="24"/>
              <w:lang w:val="en-GB"/>
            </w:rPr>
            <w:delText>Citation</w:delText>
          </w:r>
        </w:del>
      </w:ins>
      <w:ins w:id="37" w:author="Leo Haimberger" w:date="2019-06-14T06:16:00Z">
        <w:del w:id="38" w:author="Federico" w:date="2019-06-14T12:43:00Z">
          <w:r w:rsidR="005A541F" w:rsidDel="00811A81">
            <w:rPr>
              <w:rFonts w:eastAsia="Calibri" w:cs="Calibri"/>
              <w:szCs w:val="24"/>
              <w:lang w:val="en-GB"/>
            </w:rPr>
            <w:delText>??</w:delText>
          </w:r>
        </w:del>
      </w:ins>
      <w:del w:id="39" w:author="Federico" w:date="2019-06-14T12:44:00Z">
        <w:r w:rsidR="000A71E9" w:rsidRPr="00B808D3" w:rsidDel="00811A81">
          <w:rPr>
            <w:rFonts w:eastAsia="Calibri" w:cs="Calibri"/>
            <w:szCs w:val="24"/>
            <w:lang w:val="en-GB"/>
          </w:rPr>
          <w:delText>)</w:delText>
        </w:r>
      </w:del>
      <w:ins w:id="40" w:author="Federico" w:date="2019-06-14T12:44:00Z">
        <w:r w:rsidR="00811A81">
          <w:rPr>
            <w:rFonts w:eastAsia="Calibri" w:cs="Calibri"/>
            <w:szCs w:val="24"/>
            <w:lang w:val="en-GB"/>
          </w:rPr>
          <w:t>)</w:t>
        </w:r>
      </w:ins>
      <w:r w:rsidR="000A71E9" w:rsidRPr="00B808D3">
        <w:rPr>
          <w:rFonts w:eastAsia="Calibri" w:cs="Calibri"/>
          <w:szCs w:val="24"/>
          <w:lang w:val="en-GB"/>
        </w:rPr>
        <w:t>, or from the results of radiosonde inter-comparison campaigns</w:t>
      </w:r>
      <w:r w:rsidR="00A2595E">
        <w:rPr>
          <w:rFonts w:eastAsia="Calibri" w:cs="Calibri"/>
          <w:szCs w:val="24"/>
          <w:lang w:val="en-GB"/>
        </w:rPr>
        <w:t xml:space="preserve"> (e.g. </w:t>
      </w:r>
      <w:r w:rsidR="00A2595E" w:rsidRPr="00376998">
        <w:t>Yangjiang, Chian, 2010</w:t>
      </w:r>
      <w:r w:rsidR="00A2595E">
        <w:t>)</w:t>
      </w:r>
      <w:r w:rsidR="000A71E9" w:rsidRPr="00B808D3">
        <w:rPr>
          <w:rFonts w:eastAsia="Calibri" w:cs="Calibri"/>
          <w:szCs w:val="24"/>
          <w:lang w:val="en-GB"/>
        </w:rPr>
        <w:t xml:space="preserve">. </w:t>
      </w:r>
      <w:r w:rsidR="00FC3E91" w:rsidRPr="00B808D3">
        <w:rPr>
          <w:rFonts w:eastAsia="Calibri" w:cs="Calibri"/>
          <w:szCs w:val="24"/>
          <w:lang w:val="en-GB"/>
        </w:rPr>
        <w:t>H</w:t>
      </w:r>
      <w:r w:rsidR="00596F81" w:rsidRPr="00B808D3">
        <w:rPr>
          <w:rFonts w:eastAsia="Calibri" w:cs="Calibri"/>
          <w:szCs w:val="24"/>
          <w:lang w:val="en-GB"/>
        </w:rPr>
        <w:t xml:space="preserve">owever, </w:t>
      </w:r>
      <w:r w:rsidR="00FC3E91" w:rsidRPr="00B808D3">
        <w:rPr>
          <w:rFonts w:eastAsia="Calibri" w:cs="Calibri"/>
          <w:szCs w:val="24"/>
          <w:lang w:val="en-GB"/>
        </w:rPr>
        <w:t xml:space="preserve">results of such campaigns cannot be easily </w:t>
      </w:r>
      <w:r w:rsidR="00EE3D5A" w:rsidRPr="00B808D3">
        <w:rPr>
          <w:rFonts w:eastAsia="Calibri" w:cs="Calibri"/>
          <w:szCs w:val="24"/>
          <w:lang w:val="en-GB"/>
        </w:rPr>
        <w:t>accessed</w:t>
      </w:r>
      <w:r w:rsidR="00FC3E91" w:rsidRPr="00B808D3">
        <w:rPr>
          <w:rFonts w:eastAsia="Calibri" w:cs="Calibri"/>
          <w:szCs w:val="24"/>
          <w:lang w:val="en-GB"/>
        </w:rPr>
        <w:t xml:space="preserve">, and </w:t>
      </w:r>
      <w:r w:rsidR="00EE3D5A" w:rsidRPr="00B808D3">
        <w:rPr>
          <w:rFonts w:eastAsia="Calibri" w:cs="Calibri"/>
          <w:szCs w:val="24"/>
          <w:lang w:val="en-GB"/>
        </w:rPr>
        <w:t xml:space="preserve">in addition they </w:t>
      </w:r>
      <w:r w:rsidR="00FC3E91" w:rsidRPr="00B808D3">
        <w:rPr>
          <w:rFonts w:eastAsia="Calibri" w:cs="Calibri"/>
          <w:szCs w:val="24"/>
          <w:lang w:val="en-GB"/>
        </w:rPr>
        <w:t xml:space="preserve">depend on the types of radiosondes used for the measurements. </w:t>
      </w:r>
      <w:r w:rsidR="005A541F">
        <w:rPr>
          <w:rFonts w:eastAsia="Calibri" w:cs="Calibri"/>
          <w:szCs w:val="24"/>
          <w:lang w:val="en-GB"/>
        </w:rPr>
        <w:t>In contrast,</w:t>
      </w:r>
      <w:r w:rsidR="00EE3D5A" w:rsidRPr="00B808D3">
        <w:rPr>
          <w:rFonts w:eastAsia="Calibri" w:cs="Calibri"/>
          <w:szCs w:val="24"/>
          <w:lang w:val="en-GB"/>
        </w:rPr>
        <w:t xml:space="preserve"> the use of departure statistics for estimati</w:t>
      </w:r>
      <w:r w:rsidR="00E610F1">
        <w:rPr>
          <w:rFonts w:eastAsia="Calibri" w:cs="Calibri"/>
          <w:szCs w:val="24"/>
          <w:lang w:val="en-GB"/>
        </w:rPr>
        <w:t>ng</w:t>
      </w:r>
      <w:r w:rsidR="00EE3D5A" w:rsidRPr="00B808D3">
        <w:rPr>
          <w:rFonts w:eastAsia="Calibri" w:cs="Calibri"/>
          <w:szCs w:val="24"/>
          <w:lang w:val="en-GB"/>
        </w:rPr>
        <w:t xml:space="preserve"> </w:t>
      </w:r>
      <w:r w:rsidR="005A541F">
        <w:rPr>
          <w:rFonts w:eastAsia="Calibri" w:cs="Calibri"/>
          <w:szCs w:val="24"/>
          <w:lang w:val="en-GB"/>
        </w:rPr>
        <w:t>observation error</w:t>
      </w:r>
      <w:r w:rsidR="00E610F1">
        <w:rPr>
          <w:rFonts w:eastAsia="Calibri" w:cs="Calibri"/>
          <w:szCs w:val="24"/>
          <w:lang w:val="en-GB"/>
        </w:rPr>
        <w:t>s, according</w:t>
      </w:r>
      <w:r w:rsidR="005A541F">
        <w:rPr>
          <w:rFonts w:eastAsia="Calibri" w:cs="Calibri"/>
          <w:szCs w:val="24"/>
          <w:lang w:val="en-GB"/>
        </w:rPr>
        <w:t xml:space="preserve"> </w:t>
      </w:r>
      <w:r w:rsidR="00E610F1">
        <w:rPr>
          <w:rFonts w:eastAsia="Calibri" w:cs="Calibri"/>
          <w:szCs w:val="24"/>
          <w:lang w:val="en-GB"/>
        </w:rPr>
        <w:t xml:space="preserve">to </w:t>
      </w:r>
      <w:r w:rsidR="005A541F">
        <w:rPr>
          <w:rFonts w:eastAsia="Calibri" w:cs="Calibri"/>
          <w:szCs w:val="24"/>
          <w:lang w:val="en-GB"/>
        </w:rPr>
        <w:t>the method described by Desroziers (2005)</w:t>
      </w:r>
      <w:r w:rsidR="00E610F1">
        <w:rPr>
          <w:rFonts w:eastAsia="Calibri" w:cs="Calibri"/>
          <w:szCs w:val="24"/>
          <w:lang w:val="en-GB"/>
        </w:rPr>
        <w:t>,</w:t>
      </w:r>
      <w:r w:rsidR="005A541F">
        <w:rPr>
          <w:rFonts w:eastAsia="Calibri" w:cs="Calibri"/>
          <w:szCs w:val="24"/>
          <w:lang w:val="en-GB"/>
        </w:rPr>
        <w:t xml:space="preserve"> is</w:t>
      </w:r>
      <w:r w:rsidR="00EE3D5A" w:rsidRPr="00B808D3">
        <w:rPr>
          <w:rFonts w:eastAsia="Calibri" w:cs="Calibri"/>
          <w:szCs w:val="24"/>
          <w:lang w:val="en-GB"/>
        </w:rPr>
        <w:t xml:space="preserve"> </w:t>
      </w:r>
      <w:r w:rsidR="005A541F" w:rsidRPr="00B808D3">
        <w:rPr>
          <w:rFonts w:eastAsia="Calibri" w:cs="Calibri"/>
          <w:szCs w:val="24"/>
          <w:lang w:val="en-GB"/>
        </w:rPr>
        <w:t xml:space="preserve">a good general method </w:t>
      </w:r>
      <w:ins w:id="41" w:author="Federico" w:date="2019-06-14T09:25:00Z">
        <w:r w:rsidR="00C73FF7">
          <w:rPr>
            <w:rFonts w:eastAsia="Calibri" w:cs="Calibri"/>
            <w:szCs w:val="24"/>
            <w:lang w:val="en-GB"/>
          </w:rPr>
          <w:t xml:space="preserve">that is </w:t>
        </w:r>
      </w:ins>
      <w:r w:rsidR="005402B3">
        <w:rPr>
          <w:rFonts w:eastAsia="Calibri" w:cs="Calibri"/>
          <w:szCs w:val="24"/>
          <w:lang w:val="en-GB"/>
        </w:rPr>
        <w:t xml:space="preserve">applicable </w:t>
      </w:r>
      <w:r w:rsidR="0008471A">
        <w:rPr>
          <w:rFonts w:eastAsia="Calibri" w:cs="Calibri"/>
          <w:szCs w:val="24"/>
          <w:lang w:val="en-GB"/>
        </w:rPr>
        <w:t>whenever departures are available</w:t>
      </w:r>
      <w:r w:rsidR="001635A8">
        <w:rPr>
          <w:rFonts w:eastAsia="Calibri" w:cs="Calibri"/>
          <w:szCs w:val="24"/>
          <w:lang w:val="en-GB"/>
        </w:rPr>
        <w:t xml:space="preserve">. </w:t>
      </w:r>
      <w:r w:rsidR="00A95396">
        <w:rPr>
          <w:rFonts w:eastAsia="Calibri" w:cs="Calibri"/>
          <w:szCs w:val="24"/>
          <w:lang w:val="en-GB"/>
        </w:rPr>
        <w:t xml:space="preserve">In this document we </w:t>
      </w:r>
      <w:r w:rsidR="00E610F1">
        <w:rPr>
          <w:rFonts w:eastAsia="Calibri" w:cs="Calibri"/>
          <w:szCs w:val="24"/>
          <w:lang w:val="en-GB"/>
        </w:rPr>
        <w:t>present</w:t>
      </w:r>
      <w:r w:rsidR="005A541F">
        <w:rPr>
          <w:rFonts w:eastAsia="Calibri" w:cs="Calibri"/>
          <w:szCs w:val="24"/>
          <w:lang w:val="en-GB"/>
        </w:rPr>
        <w:t xml:space="preserve"> results of the </w:t>
      </w:r>
      <w:r w:rsidR="00A95396">
        <w:rPr>
          <w:rFonts w:eastAsia="Calibri" w:cs="Calibri"/>
          <w:szCs w:val="24"/>
          <w:lang w:val="en-GB"/>
        </w:rPr>
        <w:t>uncertainty estimation</w:t>
      </w:r>
      <w:r w:rsidR="005A541F">
        <w:rPr>
          <w:rFonts w:eastAsia="Calibri" w:cs="Calibri"/>
          <w:szCs w:val="24"/>
          <w:lang w:val="en-GB"/>
        </w:rPr>
        <w:t xml:space="preserve"> method for</w:t>
      </w:r>
      <w:r w:rsidR="00A95396">
        <w:rPr>
          <w:rFonts w:eastAsia="Calibri" w:cs="Calibri"/>
          <w:szCs w:val="24"/>
          <w:lang w:val="en-GB"/>
        </w:rPr>
        <w:t xml:space="preserve"> wind related observables, namely the wind speed and its decomposition in orthogonal </w:t>
      </w:r>
      <w:r w:rsidR="00591C18">
        <w:rPr>
          <w:rFonts w:eastAsia="Calibri" w:cs="Calibri"/>
          <w:szCs w:val="24"/>
          <w:lang w:val="en-GB"/>
        </w:rPr>
        <w:t>c</w:t>
      </w:r>
      <w:r w:rsidR="00A95396">
        <w:rPr>
          <w:rFonts w:eastAsia="Calibri" w:cs="Calibri"/>
          <w:szCs w:val="24"/>
          <w:lang w:val="en-GB"/>
        </w:rPr>
        <w:t>ompo</w:t>
      </w:r>
      <w:r w:rsidR="00591C18">
        <w:rPr>
          <w:rFonts w:eastAsia="Calibri" w:cs="Calibri"/>
          <w:szCs w:val="24"/>
          <w:lang w:val="en-GB"/>
        </w:rPr>
        <w:t xml:space="preserve">nents, and the wind direction. </w:t>
      </w:r>
    </w:p>
    <w:p w14:paraId="59A1B1F6" w14:textId="77777777" w:rsidR="00541E35" w:rsidRPr="00B808D3" w:rsidRDefault="00541E35" w:rsidP="0015776D">
      <w:pPr>
        <w:pStyle w:val="Heading1"/>
        <w:rPr>
          <w:lang w:val="en-GB"/>
        </w:rPr>
      </w:pPr>
      <w:bookmarkStart w:id="42" w:name="_Toc11407720"/>
      <w:r w:rsidRPr="00B808D3">
        <w:rPr>
          <w:lang w:val="en-GB"/>
        </w:rPr>
        <w:t>Data</w:t>
      </w:r>
      <w:bookmarkEnd w:id="42"/>
    </w:p>
    <w:p w14:paraId="5343EB64" w14:textId="2FF0FD21" w:rsidR="00E610F1" w:rsidRDefault="00E610F1" w:rsidP="009847C8">
      <w:pPr>
        <w:pStyle w:val="TOC3"/>
        <w:jc w:val="both"/>
        <w:rPr>
          <w:ins w:id="43" w:author="Michael Blaschek" w:date="2019-06-14T10:02:00Z"/>
          <w:lang w:val="en-GB"/>
        </w:rPr>
      </w:pPr>
      <w:r w:rsidRPr="00E610F1">
        <w:rPr>
          <w:lang w:val="en-GB"/>
        </w:rPr>
        <w:t xml:space="preserve">For this initial version of the uncertainty assessment </w:t>
      </w:r>
      <w:r>
        <w:rPr>
          <w:lang w:val="en-GB"/>
        </w:rPr>
        <w:t xml:space="preserve">we use </w:t>
      </w:r>
      <w:r w:rsidR="00541E35" w:rsidRPr="00B808D3">
        <w:rPr>
          <w:lang w:val="en-GB"/>
        </w:rPr>
        <w:t>data from the ERA</w:t>
      </w:r>
      <w:r w:rsidR="00E52A4C" w:rsidRPr="00B808D3">
        <w:rPr>
          <w:lang w:val="en-GB"/>
        </w:rPr>
        <w:t xml:space="preserve">5 observation database (ODB), provided by the European Centre for Medium-Range Weather Forecasts (ECMWF). </w:t>
      </w:r>
      <w:r w:rsidR="00541E35" w:rsidRPr="00B808D3">
        <w:rPr>
          <w:lang w:val="en-GB"/>
        </w:rPr>
        <w:t xml:space="preserve"> </w:t>
      </w:r>
    </w:p>
    <w:p w14:paraId="6EF1CDDC" w14:textId="77777777" w:rsidR="00E610F1" w:rsidDel="00FD392D" w:rsidRDefault="00E610F1" w:rsidP="009847C8">
      <w:pPr>
        <w:pStyle w:val="TOC3"/>
        <w:jc w:val="both"/>
        <w:rPr>
          <w:ins w:id="44" w:author="Michael Blaschek" w:date="2019-06-14T10:02:00Z"/>
          <w:del w:id="45" w:author="Federico" w:date="2019-06-14T10:23:00Z"/>
          <w:lang w:val="en-GB"/>
        </w:rPr>
      </w:pPr>
    </w:p>
    <w:p w14:paraId="4D736EBA" w14:textId="52CF1B76" w:rsidR="00E610F1" w:rsidDel="00FD392D" w:rsidRDefault="00E610F1" w:rsidP="009847C8">
      <w:pPr>
        <w:pStyle w:val="TOC3"/>
        <w:jc w:val="both"/>
        <w:rPr>
          <w:ins w:id="46" w:author="Michael Blaschek" w:date="2019-06-14T10:05:00Z"/>
          <w:del w:id="47" w:author="Federico" w:date="2019-06-14T10:23:00Z"/>
          <w:lang w:val="en-GB"/>
        </w:rPr>
      </w:pPr>
      <w:commentRangeStart w:id="48"/>
      <w:ins w:id="49" w:author="Michael Blaschek" w:date="2019-06-14T10:02:00Z">
        <w:del w:id="50" w:author="Federico" w:date="2019-06-14T10:23:00Z">
          <w:r w:rsidDel="00FD392D">
            <w:rPr>
              <w:lang w:val="en-GB"/>
            </w:rPr>
            <w:delText>I'm not sure if you need to describe this here. I would put this in a readme file on</w:delText>
          </w:r>
        </w:del>
        <w:del w:id="51" w:author="Federico" w:date="2019-06-14T10:22:00Z">
          <w:r w:rsidDel="00FD392D">
            <w:rPr>
              <w:lang w:val="en-GB"/>
            </w:rPr>
            <w:delText xml:space="preserve"> </w:delText>
          </w:r>
          <w:r w:rsidDel="00502CCE">
            <w:rPr>
              <w:lang w:val="en-GB"/>
            </w:rPr>
            <w:delText>github</w:delText>
          </w:r>
        </w:del>
        <w:del w:id="52" w:author="Federico" w:date="2019-06-14T10:23:00Z">
          <w:r w:rsidDel="00FD392D">
            <w:rPr>
              <w:lang w:val="en-GB"/>
            </w:rPr>
            <w:delText>, explaining how to execute the script and reproduce the results. Here I would only say that one can go to this link (by the way this link should be a final not develop right?)</w:delText>
          </w:r>
        </w:del>
      </w:ins>
      <w:ins w:id="53" w:author="Michael Blaschek" w:date="2019-06-14T10:04:00Z">
        <w:del w:id="54" w:author="Federico" w:date="2019-06-14T10:23:00Z">
          <w:r w:rsidDel="00FD392D">
            <w:rPr>
              <w:lang w:val="en-GB"/>
            </w:rPr>
            <w:delText xml:space="preserve"> and reproduce the results themselves. </w:delText>
          </w:r>
        </w:del>
      </w:ins>
      <w:ins w:id="55" w:author="Michael Blaschek" w:date="2019-06-14T10:05:00Z">
        <w:del w:id="56" w:author="Federico" w:date="2019-06-14T10:23:00Z">
          <w:r w:rsidR="0004413F" w:rsidDel="00FD392D">
            <w:rPr>
              <w:lang w:val="en-GB"/>
            </w:rPr>
            <w:delText xml:space="preserve">As an example Lindenberg is used. </w:delText>
          </w:r>
        </w:del>
      </w:ins>
    </w:p>
    <w:p w14:paraId="5D564A27" w14:textId="1516CD65" w:rsidR="0004413F" w:rsidDel="00FD392D" w:rsidRDefault="0004413F" w:rsidP="009847C8">
      <w:pPr>
        <w:pStyle w:val="TOC3"/>
        <w:jc w:val="both"/>
        <w:rPr>
          <w:ins w:id="57" w:author="Michael Blaschek" w:date="2019-06-14T10:05:00Z"/>
          <w:del w:id="58" w:author="Federico" w:date="2019-06-14T10:23:00Z"/>
          <w:lang w:val="en-GB"/>
        </w:rPr>
      </w:pPr>
      <w:ins w:id="59" w:author="Michael Blaschek" w:date="2019-06-14T10:05:00Z">
        <w:del w:id="60" w:author="Federico" w:date="2019-06-14T10:23:00Z">
          <w:r w:rsidDel="00FD392D">
            <w:rPr>
              <w:lang w:val="en-GB"/>
            </w:rPr>
            <w:delText>The rest I would skip. My opinion. ;)</w:delText>
          </w:r>
        </w:del>
      </w:ins>
      <w:commentRangeEnd w:id="48"/>
      <w:del w:id="61" w:author="Federico" w:date="2019-06-14T10:23:00Z">
        <w:r w:rsidR="00FD392D" w:rsidDel="00FD392D">
          <w:rPr>
            <w:rStyle w:val="CommentReference"/>
          </w:rPr>
          <w:commentReference w:id="48"/>
        </w:r>
      </w:del>
    </w:p>
    <w:p w14:paraId="6BF07386" w14:textId="77777777" w:rsidR="0004413F" w:rsidRDefault="0004413F" w:rsidP="009847C8">
      <w:pPr>
        <w:pStyle w:val="TOC3"/>
        <w:jc w:val="both"/>
        <w:rPr>
          <w:ins w:id="62" w:author="Michael Blaschek" w:date="2019-06-14T10:02:00Z"/>
          <w:lang w:val="en-GB"/>
        </w:rPr>
      </w:pPr>
    </w:p>
    <w:p w14:paraId="2B3501BC" w14:textId="06365250" w:rsidR="00443143" w:rsidRDefault="00251A49" w:rsidP="009847C8">
      <w:pPr>
        <w:pStyle w:val="TOC3"/>
        <w:jc w:val="both"/>
        <w:rPr>
          <w:lang w:val="en-GB"/>
        </w:rPr>
      </w:pPr>
      <w:r>
        <w:rPr>
          <w:lang w:val="en-GB"/>
        </w:rPr>
        <w:t>F</w:t>
      </w:r>
      <w:r w:rsidR="00443143" w:rsidRPr="00B808D3">
        <w:rPr>
          <w:lang w:val="en-GB"/>
        </w:rPr>
        <w:t>or the following</w:t>
      </w:r>
      <w:r w:rsidR="001E319B">
        <w:rPr>
          <w:lang w:val="en-GB"/>
        </w:rPr>
        <w:t xml:space="preserve"> discussion</w:t>
      </w:r>
      <w:r w:rsidR="00443143" w:rsidRPr="00B808D3">
        <w:rPr>
          <w:lang w:val="en-GB"/>
        </w:rPr>
        <w:t>, w</w:t>
      </w:r>
      <w:r w:rsidR="00A051DB" w:rsidRPr="00B808D3">
        <w:rPr>
          <w:lang w:val="en-GB"/>
        </w:rPr>
        <w:t>e will take as an example benchmark for explaining our procedure the L</w:t>
      </w:r>
      <w:r w:rsidR="00037CFB" w:rsidRPr="00B808D3">
        <w:rPr>
          <w:lang w:val="en-GB"/>
        </w:rPr>
        <w:t>i</w:t>
      </w:r>
      <w:r w:rsidR="00A051DB" w:rsidRPr="00B808D3">
        <w:rPr>
          <w:lang w:val="en-GB"/>
        </w:rPr>
        <w:t xml:space="preserve">ndenberg </w:t>
      </w:r>
      <w:r w:rsidR="007C3AD7" w:rsidRPr="00B808D3">
        <w:rPr>
          <w:lang w:val="en-GB"/>
        </w:rPr>
        <w:t>o</w:t>
      </w:r>
      <w:r w:rsidR="00AB7BC4" w:rsidRPr="00B808D3">
        <w:rPr>
          <w:lang w:val="en-GB"/>
        </w:rPr>
        <w:t xml:space="preserve">bservation station </w:t>
      </w:r>
      <w:r w:rsidR="00A051DB" w:rsidRPr="00B808D3">
        <w:rPr>
          <w:lang w:val="en-GB"/>
        </w:rPr>
        <w:t>(</w:t>
      </w:r>
      <w:r w:rsidR="001247CF" w:rsidRPr="00B808D3">
        <w:rPr>
          <w:lang w:val="en-GB"/>
        </w:rPr>
        <w:t>Germany, WMO ID 10393, 2006-2019)</w:t>
      </w:r>
      <w:r w:rsidR="008A7E70" w:rsidRPr="00B808D3">
        <w:rPr>
          <w:lang w:val="en-GB"/>
        </w:rPr>
        <w:t xml:space="preserve">. </w:t>
      </w:r>
      <w:r w:rsidR="00750322">
        <w:rPr>
          <w:lang w:val="en-GB"/>
        </w:rPr>
        <w:t>It is</w:t>
      </w:r>
      <w:r w:rsidR="00750322" w:rsidRPr="00B808D3">
        <w:rPr>
          <w:lang w:val="en-GB"/>
        </w:rPr>
        <w:t xml:space="preserve"> straightforward to apply this analysis to arbitrary observation stations.</w:t>
      </w:r>
    </w:p>
    <w:p w14:paraId="2B905B32" w14:textId="571A77AF" w:rsidR="003902F8" w:rsidRPr="00B808D3" w:rsidRDefault="003902F8" w:rsidP="009847C8">
      <w:pPr>
        <w:pStyle w:val="TOC3"/>
        <w:jc w:val="both"/>
        <w:rPr>
          <w:lang w:val="en-GB"/>
        </w:rPr>
      </w:pPr>
      <w:r>
        <w:rPr>
          <w:lang w:val="en-GB"/>
        </w:rPr>
        <w:t>Together with the results presented in this document, we also provide example scripts</w:t>
      </w:r>
      <w:r w:rsidR="00750322">
        <w:rPr>
          <w:lang w:val="en-GB"/>
        </w:rPr>
        <w:t xml:space="preserve"> which allow to reproduce the plots shown</w:t>
      </w:r>
      <w:r>
        <w:rPr>
          <w:lang w:val="en-GB"/>
        </w:rPr>
        <w:t xml:space="preserve">. </w:t>
      </w:r>
    </w:p>
    <w:p w14:paraId="5C075518" w14:textId="6C198C1D" w:rsidR="00380029" w:rsidRPr="00B808D3" w:rsidDel="00805BD9" w:rsidRDefault="00380029" w:rsidP="009847C8">
      <w:pPr>
        <w:pStyle w:val="TOC3"/>
        <w:jc w:val="both"/>
        <w:rPr>
          <w:del w:id="63" w:author="Federico" w:date="2019-06-14T10:23:00Z"/>
        </w:rPr>
      </w:pPr>
      <w:del w:id="64" w:author="Federico" w:date="2019-06-14T10:23:00Z">
        <w:r w:rsidRPr="00B808D3" w:rsidDel="00805BD9">
          <w:delText>The Lindenberg data is stored in the “data” directory in the form of netCDF files, one for each of the variables of interest:</w:delText>
        </w:r>
      </w:del>
    </w:p>
    <w:p w14:paraId="205861F2" w14:textId="33F9A818" w:rsidR="00380029" w:rsidRPr="00B808D3" w:rsidDel="00805BD9" w:rsidRDefault="00380029" w:rsidP="009847C8">
      <w:pPr>
        <w:pStyle w:val="TOC3"/>
        <w:jc w:val="both"/>
        <w:rPr>
          <w:del w:id="65" w:author="Federico" w:date="2019-06-14T10:23:00Z"/>
        </w:rPr>
        <w:pPrChange w:id="66" w:author="Federico" w:date="2019-06-14T13:03:00Z">
          <w:pPr>
            <w:pStyle w:val="TOC3"/>
            <w:numPr>
              <w:numId w:val="4"/>
            </w:numPr>
            <w:ind w:left="720" w:hanging="360"/>
          </w:pPr>
        </w:pPrChange>
      </w:pPr>
      <w:del w:id="67" w:author="Federico" w:date="2019-06-14T10:23:00Z">
        <w:r w:rsidRPr="00B808D3" w:rsidDel="00805BD9">
          <w:delText>ERA5_1_10393_u.nc and ERA5_1_10393_v.nc for the wind u- and v-components, respectively;</w:delText>
        </w:r>
      </w:del>
    </w:p>
    <w:p w14:paraId="79B24DCA" w14:textId="593FAFAE" w:rsidR="00380029" w:rsidRPr="00B808D3" w:rsidDel="00805BD9" w:rsidRDefault="00380029" w:rsidP="009847C8">
      <w:pPr>
        <w:pStyle w:val="TOC3"/>
        <w:jc w:val="both"/>
        <w:rPr>
          <w:del w:id="68" w:author="Federico" w:date="2019-06-14T10:23:00Z"/>
        </w:rPr>
        <w:pPrChange w:id="69" w:author="Federico" w:date="2019-06-14T13:03:00Z">
          <w:pPr>
            <w:pStyle w:val="TOC3"/>
            <w:numPr>
              <w:numId w:val="4"/>
            </w:numPr>
            <w:ind w:left="720" w:hanging="360"/>
          </w:pPr>
        </w:pPrChange>
      </w:pPr>
      <w:del w:id="70" w:author="Federico" w:date="2019-06-14T10:23:00Z">
        <w:r w:rsidRPr="00B808D3" w:rsidDel="00805BD9">
          <w:delText>ERA5_1_10393_direction.nc and ERA5_1_10393_speed.nc, for the wind direction and speed;</w:delText>
        </w:r>
      </w:del>
    </w:p>
    <w:p w14:paraId="485F2629" w14:textId="6126850D" w:rsidR="00380029" w:rsidRPr="00B808D3" w:rsidDel="00805BD9" w:rsidRDefault="00380029" w:rsidP="009847C8">
      <w:pPr>
        <w:pStyle w:val="TOC3"/>
        <w:jc w:val="both"/>
        <w:rPr>
          <w:del w:id="71" w:author="Federico" w:date="2019-06-14T10:23:00Z"/>
        </w:rPr>
        <w:pPrChange w:id="72" w:author="Federico" w:date="2019-06-14T13:03:00Z">
          <w:pPr>
            <w:pStyle w:val="TOC3"/>
            <w:numPr>
              <w:numId w:val="4"/>
            </w:numPr>
            <w:ind w:left="720" w:hanging="360"/>
          </w:pPr>
        </w:pPrChange>
      </w:pPr>
      <w:del w:id="73" w:author="Federico" w:date="2019-06-14T10:23:00Z">
        <w:r w:rsidRPr="00B808D3" w:rsidDel="00805BD9">
          <w:delText xml:space="preserve">ERA5_1_10393_t.nc for the temperature. </w:delText>
        </w:r>
      </w:del>
    </w:p>
    <w:p w14:paraId="0547BC67" w14:textId="77777777" w:rsidR="00380029" w:rsidRPr="00B808D3" w:rsidRDefault="00380029" w:rsidP="009847C8">
      <w:pPr>
        <w:pStyle w:val="TOC3"/>
        <w:jc w:val="both"/>
      </w:pPr>
    </w:p>
    <w:p w14:paraId="2C13762A" w14:textId="77777777" w:rsidR="00380029" w:rsidRPr="00B808D3" w:rsidRDefault="00380029" w:rsidP="009847C8">
      <w:pPr>
        <w:pStyle w:val="TOC3"/>
        <w:jc w:val="both"/>
      </w:pPr>
      <w:r w:rsidRPr="00B808D3">
        <w:t xml:space="preserve">We include also the temperature files although the errors estimation for this variable was discussed previously in the </w:t>
      </w:r>
      <w:r w:rsidRPr="00B808D3">
        <w:rPr>
          <w:rFonts w:eastAsia="Calibri" w:cs="Calibri"/>
          <w:lang w:val="en-GB"/>
        </w:rPr>
        <w:t xml:space="preserve">C3S_C311_Lot2.2.1.1 (March 2019) </w:t>
      </w:r>
      <w:r w:rsidRPr="00B808D3">
        <w:t xml:space="preserve">deliverable. </w:t>
      </w:r>
    </w:p>
    <w:p w14:paraId="01A8EC53" w14:textId="77777777" w:rsidR="00443143" w:rsidRPr="00B808D3" w:rsidRDefault="00443143" w:rsidP="009847C8">
      <w:pPr>
        <w:pStyle w:val="TOC3"/>
        <w:jc w:val="both"/>
        <w:rPr>
          <w:lang w:val="en-GB"/>
        </w:rPr>
      </w:pPr>
    </w:p>
    <w:p w14:paraId="487ECF12" w14:textId="77777777" w:rsidR="00F63381" w:rsidRPr="00B808D3" w:rsidRDefault="009A0214" w:rsidP="009847C8">
      <w:pPr>
        <w:pStyle w:val="TOC3"/>
        <w:jc w:val="both"/>
        <w:rPr>
          <w:rFonts w:eastAsia="Calibri" w:cs="Calibri"/>
          <w:lang w:val="en-GB"/>
        </w:rPr>
      </w:pPr>
      <w:r w:rsidRPr="00B808D3">
        <w:t>The code used to produce the results here presented is available from GitHub at</w:t>
      </w:r>
      <w:r w:rsidR="00F63381" w:rsidRPr="00B808D3">
        <w:t xml:space="preserve"> </w:t>
      </w:r>
      <w:commentRangeStart w:id="74"/>
      <w:r w:rsidR="00E807D5">
        <w:fldChar w:fldCharType="begin"/>
      </w:r>
      <w:r w:rsidR="00E807D5">
        <w:instrText xml:space="preserve"> HYPERLINK "https://github.com/MBlaschek/CEUAS/tree/develop/CEUAS/wind_uncertainty%20" </w:instrText>
      </w:r>
      <w:r w:rsidR="00E807D5">
        <w:fldChar w:fldCharType="separate"/>
      </w:r>
      <w:r w:rsidRPr="00B808D3">
        <w:rPr>
          <w:rStyle w:val="Hyperlink"/>
        </w:rPr>
        <w:t>https://github.com/MBlaschek/CEUAS/tree/develop/CEUAS/wind_uncertainty</w:t>
      </w:r>
      <w:r w:rsidR="00E807D5">
        <w:rPr>
          <w:rStyle w:val="Hyperlink"/>
        </w:rPr>
        <w:fldChar w:fldCharType="end"/>
      </w:r>
      <w:commentRangeEnd w:id="74"/>
      <w:r w:rsidR="001F3E09">
        <w:rPr>
          <w:rStyle w:val="CommentReference"/>
        </w:rPr>
        <w:commentReference w:id="74"/>
      </w:r>
      <w:r w:rsidRPr="00B808D3">
        <w:t xml:space="preserve"> . </w:t>
      </w:r>
    </w:p>
    <w:p w14:paraId="43DAB1BE" w14:textId="36AE81E1" w:rsidR="00A07EA9" w:rsidRPr="00B808D3" w:rsidRDefault="00380029" w:rsidP="009847C8">
      <w:pPr>
        <w:pStyle w:val="TOC3"/>
        <w:jc w:val="both"/>
        <w:rPr>
          <w:lang w:val="en-GB"/>
        </w:rPr>
      </w:pPr>
      <w:del w:id="75" w:author="Federico" w:date="2019-06-14T10:23:00Z">
        <w:r w:rsidRPr="00B808D3" w:rsidDel="00A801B7">
          <w:rPr>
            <w:lang w:val="en-GB"/>
          </w:rPr>
          <w:delText>A brief description of the code and the main workflow will be discussed in</w:delText>
        </w:r>
        <w:r w:rsidR="00C34FDB" w:rsidDel="00A801B7">
          <w:rPr>
            <w:lang w:val="en-GB"/>
          </w:rPr>
          <w:delText xml:space="preserve"> Section </w:delText>
        </w:r>
        <w:r w:rsidR="00C34FDB" w:rsidDel="00A801B7">
          <w:rPr>
            <w:lang w:val="en-GB"/>
          </w:rPr>
          <w:fldChar w:fldCharType="begin"/>
        </w:r>
        <w:r w:rsidR="00C34FDB" w:rsidDel="00A801B7">
          <w:rPr>
            <w:lang w:val="en-GB"/>
          </w:rPr>
          <w:delInstrText xml:space="preserve"> REF _Ref11155627 \n \h </w:delInstrText>
        </w:r>
        <w:r w:rsidR="005C3CE6" w:rsidDel="00A801B7">
          <w:rPr>
            <w:lang w:val="en-GB"/>
          </w:rPr>
          <w:delInstrText xml:space="preserve"> \* MERGEFORMAT </w:delInstrText>
        </w:r>
        <w:r w:rsidR="00C34FDB" w:rsidDel="00A801B7">
          <w:rPr>
            <w:lang w:val="en-GB"/>
          </w:rPr>
        </w:r>
        <w:r w:rsidR="00C34FDB" w:rsidDel="00A801B7">
          <w:rPr>
            <w:lang w:val="en-GB"/>
          </w:rPr>
          <w:fldChar w:fldCharType="separate"/>
        </w:r>
        <w:r w:rsidR="00C34FDB" w:rsidDel="00A801B7">
          <w:rPr>
            <w:lang w:val="en-GB"/>
          </w:rPr>
          <w:delText>5</w:delText>
        </w:r>
        <w:r w:rsidR="00C34FDB" w:rsidDel="00A801B7">
          <w:rPr>
            <w:lang w:val="en-GB"/>
          </w:rPr>
          <w:fldChar w:fldCharType="end"/>
        </w:r>
        <w:r w:rsidRPr="00B808D3" w:rsidDel="00A801B7">
          <w:rPr>
            <w:lang w:val="en-GB"/>
          </w:rPr>
          <w:delText xml:space="preserve">. </w:delText>
        </w:r>
      </w:del>
      <w:ins w:id="76" w:author="Federico" w:date="2019-06-14T10:23:00Z">
        <w:r w:rsidR="00A801B7">
          <w:rPr>
            <w:lang w:val="en-GB"/>
          </w:rPr>
          <w:t>The repository include</w:t>
        </w:r>
      </w:ins>
      <w:ins w:id="77" w:author="Federico" w:date="2019-06-14T12:45:00Z">
        <w:r w:rsidR="00406172">
          <w:rPr>
            <w:lang w:val="en-GB"/>
          </w:rPr>
          <w:t>s</w:t>
        </w:r>
      </w:ins>
      <w:ins w:id="78" w:author="Federico" w:date="2019-06-14T10:23:00Z">
        <w:r w:rsidR="00A801B7">
          <w:rPr>
            <w:lang w:val="en-GB"/>
          </w:rPr>
          <w:t xml:space="preserve"> an extended README files </w:t>
        </w:r>
      </w:ins>
      <w:ins w:id="79" w:author="Federico" w:date="2019-06-14T12:45:00Z">
        <w:r w:rsidR="00406172">
          <w:rPr>
            <w:lang w:val="en-GB"/>
          </w:rPr>
          <w:t>with</w:t>
        </w:r>
      </w:ins>
      <w:ins w:id="80" w:author="Federico" w:date="2019-06-14T10:23:00Z">
        <w:r w:rsidR="00A801B7">
          <w:rPr>
            <w:lang w:val="en-GB"/>
          </w:rPr>
          <w:t xml:space="preserve"> all the relevant information to allow the user </w:t>
        </w:r>
      </w:ins>
      <w:ins w:id="81" w:author="Federico" w:date="2019-06-14T12:45:00Z">
        <w:r w:rsidR="00406172">
          <w:rPr>
            <w:lang w:val="en-GB"/>
          </w:rPr>
          <w:t xml:space="preserve">to </w:t>
        </w:r>
      </w:ins>
      <w:ins w:id="82" w:author="Federico" w:date="2019-06-14T10:23:00Z">
        <w:r w:rsidR="00A801B7">
          <w:rPr>
            <w:lang w:val="en-GB"/>
          </w:rPr>
          <w:t>reproduce the results shown in this document.</w:t>
        </w:r>
      </w:ins>
    </w:p>
    <w:p w14:paraId="37E1A0EA" w14:textId="77777777" w:rsidR="00541E35" w:rsidRPr="00B808D3" w:rsidRDefault="00541E35" w:rsidP="009847C8">
      <w:pPr>
        <w:jc w:val="both"/>
        <w:rPr>
          <w:rFonts w:eastAsia="Calibri" w:cs="Calibri"/>
          <w:szCs w:val="24"/>
        </w:rPr>
      </w:pPr>
    </w:p>
    <w:p w14:paraId="65E6F125" w14:textId="694D3E11" w:rsidR="00F12066" w:rsidRPr="00B808D3" w:rsidRDefault="00480A66" w:rsidP="009847C8">
      <w:pPr>
        <w:jc w:val="both"/>
        <w:rPr>
          <w:rFonts w:eastAsia="Calibri" w:cs="Calibri"/>
          <w:szCs w:val="24"/>
        </w:rPr>
      </w:pPr>
      <w:r w:rsidRPr="00B808D3">
        <w:rPr>
          <w:rFonts w:eastAsia="Calibri" w:cs="Calibri"/>
          <w:szCs w:val="24"/>
        </w:rPr>
        <w:t>During the processing of t</w:t>
      </w:r>
      <w:r w:rsidR="00FB39DF" w:rsidRPr="00B808D3">
        <w:rPr>
          <w:rFonts w:eastAsia="Calibri" w:cs="Calibri"/>
          <w:szCs w:val="24"/>
        </w:rPr>
        <w:t>h</w:t>
      </w:r>
      <w:r w:rsidRPr="00B808D3">
        <w:rPr>
          <w:rFonts w:eastAsia="Calibri" w:cs="Calibri"/>
          <w:szCs w:val="24"/>
        </w:rPr>
        <w:t xml:space="preserve">e </w:t>
      </w:r>
      <w:r w:rsidR="003902F8">
        <w:rPr>
          <w:rFonts w:eastAsia="Calibri" w:cs="Calibri"/>
          <w:szCs w:val="24"/>
        </w:rPr>
        <w:t>ODB</w:t>
      </w:r>
      <w:r w:rsidRPr="00B808D3">
        <w:rPr>
          <w:rFonts w:eastAsia="Calibri" w:cs="Calibri"/>
          <w:szCs w:val="24"/>
        </w:rPr>
        <w:t xml:space="preserve"> files, 16 standard pressure levels are used as a reference for the observations; moreover, all th</w:t>
      </w:r>
      <w:r w:rsidR="00FB39DF" w:rsidRPr="00B808D3">
        <w:rPr>
          <w:rFonts w:eastAsia="Calibri" w:cs="Calibri"/>
          <w:szCs w:val="24"/>
        </w:rPr>
        <w:t>e o</w:t>
      </w:r>
      <w:r w:rsidRPr="00B808D3">
        <w:rPr>
          <w:rFonts w:eastAsia="Calibri" w:cs="Calibri"/>
          <w:szCs w:val="24"/>
        </w:rPr>
        <w:t>b</w:t>
      </w:r>
      <w:r w:rsidR="00FB39DF" w:rsidRPr="00B808D3">
        <w:rPr>
          <w:rFonts w:eastAsia="Calibri" w:cs="Calibri"/>
          <w:szCs w:val="24"/>
        </w:rPr>
        <w:t>s</w:t>
      </w:r>
      <w:r w:rsidRPr="00B808D3">
        <w:rPr>
          <w:rFonts w:eastAsia="Calibri" w:cs="Calibri"/>
          <w:szCs w:val="24"/>
        </w:rPr>
        <w:t xml:space="preserve">ervations are reported at the </w:t>
      </w:r>
      <w:ins w:id="83" w:author="Federico" w:date="2019-06-14T10:27:00Z">
        <w:r w:rsidR="00D41BCC">
          <w:t xml:space="preserve">00GMT </w:t>
        </w:r>
      </w:ins>
      <w:del w:id="84" w:author="Federico" w:date="2019-06-14T10:27:00Z">
        <w:r w:rsidRPr="00B808D3" w:rsidDel="00D41BCC">
          <w:rPr>
            <w:rFonts w:eastAsia="Calibri" w:cs="Calibri"/>
            <w:szCs w:val="24"/>
            <w:lang w:val="en-GB"/>
          </w:rPr>
          <w:delText xml:space="preserve">00Z </w:delText>
        </w:r>
      </w:del>
      <w:r w:rsidRPr="00B808D3">
        <w:rPr>
          <w:rFonts w:eastAsia="Calibri" w:cs="Calibri"/>
          <w:szCs w:val="24"/>
          <w:lang w:val="en-GB"/>
        </w:rPr>
        <w:t xml:space="preserve">and </w:t>
      </w:r>
      <w:ins w:id="85" w:author="Federico" w:date="2019-06-14T10:27:00Z">
        <w:r w:rsidR="00D41BCC">
          <w:t xml:space="preserve">12GMT </w:t>
        </w:r>
      </w:ins>
      <w:del w:id="86" w:author="Federico" w:date="2019-06-14T10:27:00Z">
        <w:r w:rsidRPr="00B808D3" w:rsidDel="00D41BCC">
          <w:rPr>
            <w:rFonts w:eastAsia="Calibri" w:cs="Calibri"/>
            <w:szCs w:val="24"/>
            <w:lang w:val="en-GB"/>
          </w:rPr>
          <w:delText xml:space="preserve">12Z </w:delText>
        </w:r>
      </w:del>
      <w:r w:rsidRPr="00B808D3">
        <w:rPr>
          <w:rFonts w:eastAsia="Calibri" w:cs="Calibri"/>
          <w:szCs w:val="24"/>
          <w:lang w:val="en-GB"/>
        </w:rPr>
        <w:t>standard launch times</w:t>
      </w:r>
      <w:r w:rsidR="00773FA5">
        <w:rPr>
          <w:rFonts w:eastAsia="Calibri" w:cs="Calibri"/>
          <w:szCs w:val="24"/>
        </w:rPr>
        <w:t xml:space="preserve">. </w:t>
      </w:r>
    </w:p>
    <w:p w14:paraId="67BE04DC" w14:textId="77777777" w:rsidR="00333747" w:rsidRPr="00B808D3" w:rsidRDefault="003902F8" w:rsidP="0015776D">
      <w:pPr>
        <w:pStyle w:val="Heading1"/>
        <w:rPr>
          <w:lang w:val="en-GB"/>
        </w:rPr>
      </w:pPr>
      <w:bookmarkStart w:id="87" w:name="_Toc11407721"/>
      <w:r>
        <w:rPr>
          <w:lang w:val="en-GB"/>
        </w:rPr>
        <w:lastRenderedPageBreak/>
        <w:t>M</w:t>
      </w:r>
      <w:r w:rsidR="00333747" w:rsidRPr="00B808D3">
        <w:rPr>
          <w:lang w:val="en-GB"/>
        </w:rPr>
        <w:t>ethod</w:t>
      </w:r>
      <w:bookmarkEnd w:id="87"/>
    </w:p>
    <w:p w14:paraId="7FCD65C0" w14:textId="47E3B886" w:rsidR="00581D22" w:rsidRPr="00B808D3" w:rsidRDefault="005D5AF1" w:rsidP="00C724C3">
      <w:pPr>
        <w:jc w:val="both"/>
        <w:rPr>
          <w:rFonts w:eastAsia="Calibri" w:cs="Calibri"/>
          <w:szCs w:val="24"/>
          <w:lang w:val="en-GB"/>
        </w:rPr>
      </w:pPr>
      <w:r w:rsidRPr="00B808D3">
        <w:rPr>
          <w:rFonts w:eastAsia="Calibri" w:cs="Calibri"/>
          <w:szCs w:val="24"/>
          <w:lang w:val="en-GB"/>
        </w:rPr>
        <w:t xml:space="preserve">The statistical framework on which the present analyses is based on, </w:t>
      </w:r>
      <w:r w:rsidR="0004413F">
        <w:rPr>
          <w:rFonts w:eastAsia="Calibri" w:cs="Calibri"/>
          <w:szCs w:val="24"/>
          <w:lang w:val="en-GB"/>
        </w:rPr>
        <w:t xml:space="preserve">has </w:t>
      </w:r>
      <w:r w:rsidRPr="00B808D3">
        <w:rPr>
          <w:rFonts w:eastAsia="Calibri" w:cs="Calibri"/>
          <w:szCs w:val="24"/>
          <w:lang w:val="en-GB"/>
        </w:rPr>
        <w:t xml:space="preserve">already </w:t>
      </w:r>
      <w:r w:rsidR="0004413F">
        <w:rPr>
          <w:rFonts w:eastAsia="Calibri" w:cs="Calibri"/>
          <w:szCs w:val="24"/>
          <w:lang w:val="en-GB"/>
        </w:rPr>
        <w:t xml:space="preserve">been </w:t>
      </w:r>
      <w:r w:rsidRPr="00B808D3">
        <w:rPr>
          <w:rFonts w:eastAsia="Calibri" w:cs="Calibri"/>
          <w:szCs w:val="24"/>
          <w:lang w:val="en-GB"/>
        </w:rPr>
        <w:t xml:space="preserve">introduced </w:t>
      </w:r>
      <w:r w:rsidR="0004413F">
        <w:rPr>
          <w:rFonts w:eastAsia="Calibri" w:cs="Calibri"/>
          <w:szCs w:val="24"/>
          <w:lang w:val="en-GB"/>
        </w:rPr>
        <w:t>and</w:t>
      </w:r>
      <w:r w:rsidR="0004413F" w:rsidRPr="00B808D3">
        <w:rPr>
          <w:rFonts w:eastAsia="Calibri" w:cs="Calibri"/>
          <w:szCs w:val="24"/>
          <w:lang w:val="en-GB"/>
        </w:rPr>
        <w:t xml:space="preserve"> </w:t>
      </w:r>
      <w:r w:rsidRPr="00B808D3">
        <w:rPr>
          <w:rFonts w:eastAsia="Calibri" w:cs="Calibri"/>
          <w:szCs w:val="24"/>
          <w:lang w:val="en-GB"/>
        </w:rPr>
        <w:t>explained in some details in the previous uncertainty estimation deliverable C3S_C311_Lot2.2.1.1.</w:t>
      </w:r>
      <w:r w:rsidR="0004413F">
        <w:rPr>
          <w:rFonts w:eastAsia="Calibri" w:cs="Calibri"/>
          <w:szCs w:val="24"/>
          <w:lang w:val="en-GB"/>
        </w:rPr>
        <w:t xml:space="preserve">. </w:t>
      </w:r>
      <w:r w:rsidRPr="00B808D3">
        <w:rPr>
          <w:rFonts w:eastAsia="Calibri" w:cs="Calibri"/>
          <w:szCs w:val="24"/>
          <w:lang w:val="en-GB"/>
        </w:rPr>
        <w:t xml:space="preserve">We will refer to this procedure throughout this document as Desroziers diagnostics. </w:t>
      </w:r>
      <w:r w:rsidR="00C724C3" w:rsidRPr="00B808D3">
        <w:rPr>
          <w:rFonts w:eastAsia="Calibri" w:cs="Calibri"/>
          <w:szCs w:val="24"/>
          <w:lang w:val="en-GB"/>
        </w:rPr>
        <w:t>If (</w:t>
      </w:r>
      <w:r w:rsidR="00C724C3" w:rsidRPr="000C4CF7">
        <w:rPr>
          <w:rFonts w:eastAsia="Calibri" w:cs="Calibri"/>
          <w:b/>
          <w:szCs w:val="24"/>
          <w:lang w:val="en-GB"/>
        </w:rPr>
        <w:t>d</w:t>
      </w:r>
      <w:r w:rsidR="00C724C3" w:rsidRPr="000C4CF7">
        <w:rPr>
          <w:rFonts w:eastAsia="Calibri" w:cs="Calibri"/>
          <w:b/>
          <w:szCs w:val="24"/>
          <w:vertAlign w:val="subscript"/>
          <w:lang w:val="en-GB"/>
        </w:rPr>
        <w:t>O-B</w:t>
      </w:r>
      <w:r w:rsidR="00C724C3" w:rsidRPr="00B808D3">
        <w:rPr>
          <w:rFonts w:eastAsia="Calibri" w:cs="Calibri"/>
          <w:szCs w:val="24"/>
          <w:lang w:val="en-GB"/>
        </w:rPr>
        <w:t xml:space="preserve">) represents the </w:t>
      </w:r>
      <w:r w:rsidR="00BE3D28" w:rsidRPr="00B808D3">
        <w:rPr>
          <w:rFonts w:eastAsia="Calibri" w:cs="Calibri"/>
          <w:szCs w:val="24"/>
          <w:lang w:val="en-GB"/>
        </w:rPr>
        <w:t>observation minus background</w:t>
      </w:r>
      <w:r w:rsidR="00BE3068" w:rsidRPr="00B808D3">
        <w:rPr>
          <w:rFonts w:eastAsia="Calibri" w:cs="Calibri"/>
          <w:szCs w:val="24"/>
          <w:lang w:val="en-GB"/>
        </w:rPr>
        <w:t xml:space="preserve"> departure</w:t>
      </w:r>
      <w:r w:rsidR="00BE3D28" w:rsidRPr="00B808D3">
        <w:rPr>
          <w:rFonts w:eastAsia="Calibri" w:cs="Calibri"/>
          <w:szCs w:val="24"/>
          <w:lang w:val="en-GB"/>
        </w:rPr>
        <w:t xml:space="preserve"> and (</w:t>
      </w:r>
      <w:r w:rsidR="00BE3D28" w:rsidRPr="000C4CF7">
        <w:rPr>
          <w:rFonts w:eastAsia="Calibri" w:cs="Calibri"/>
          <w:b/>
          <w:szCs w:val="24"/>
          <w:lang w:val="en-GB"/>
        </w:rPr>
        <w:t>d</w:t>
      </w:r>
      <w:r w:rsidR="00BE3D28" w:rsidRPr="000C4CF7">
        <w:rPr>
          <w:rFonts w:eastAsia="Calibri" w:cs="Calibri"/>
          <w:b/>
          <w:szCs w:val="24"/>
          <w:vertAlign w:val="subscript"/>
          <w:lang w:val="en-GB"/>
        </w:rPr>
        <w:t>O-A</w:t>
      </w:r>
      <w:r w:rsidR="00BE3D28" w:rsidRPr="00B808D3">
        <w:rPr>
          <w:rFonts w:eastAsia="Calibri" w:cs="Calibri"/>
          <w:szCs w:val="24"/>
          <w:lang w:val="en-GB"/>
        </w:rPr>
        <w:t xml:space="preserve">) </w:t>
      </w:r>
      <w:r w:rsidR="00BE3068" w:rsidRPr="00B808D3">
        <w:rPr>
          <w:rFonts w:eastAsia="Calibri" w:cs="Calibri"/>
          <w:szCs w:val="24"/>
          <w:lang w:val="en-GB"/>
        </w:rPr>
        <w:t>represents</w:t>
      </w:r>
      <w:r w:rsidR="00BE3D28" w:rsidRPr="00B808D3">
        <w:rPr>
          <w:rFonts w:eastAsia="Calibri" w:cs="Calibri"/>
          <w:szCs w:val="24"/>
          <w:lang w:val="en-GB"/>
        </w:rPr>
        <w:t xml:space="preserve"> the </w:t>
      </w:r>
      <w:r w:rsidR="00C724C3" w:rsidRPr="00B808D3">
        <w:rPr>
          <w:rFonts w:eastAsia="Calibri" w:cs="Calibri"/>
          <w:szCs w:val="24"/>
          <w:lang w:val="en-GB"/>
        </w:rPr>
        <w:t>observation minus an</w:t>
      </w:r>
      <w:r w:rsidR="00BE3068" w:rsidRPr="00B808D3">
        <w:rPr>
          <w:rFonts w:eastAsia="Calibri" w:cs="Calibri"/>
          <w:szCs w:val="24"/>
          <w:lang w:val="en-GB"/>
        </w:rPr>
        <w:t xml:space="preserve">alysis departure, the error covariance matrix </w:t>
      </w:r>
      <w:r w:rsidR="00BE3068" w:rsidRPr="00B808D3">
        <w:rPr>
          <w:rFonts w:eastAsia="Calibri" w:cs="Calibri"/>
          <w:b/>
          <w:szCs w:val="24"/>
          <w:lang w:val="en-GB"/>
        </w:rPr>
        <w:t>R</w:t>
      </w:r>
      <w:r w:rsidR="00BE3068" w:rsidRPr="00B808D3">
        <w:rPr>
          <w:rFonts w:eastAsia="Calibri" w:cs="Calibri"/>
          <w:szCs w:val="24"/>
          <w:lang w:val="en-GB"/>
        </w:rPr>
        <w:t xml:space="preserve"> </w:t>
      </w:r>
      <w:r w:rsidR="001E6DCA" w:rsidRPr="00B808D3">
        <w:rPr>
          <w:rFonts w:eastAsia="Calibri" w:cs="Calibri"/>
          <w:szCs w:val="24"/>
          <w:lang w:val="en-GB"/>
        </w:rPr>
        <w:t>can be calculated as</w:t>
      </w:r>
      <w:r w:rsidR="004A6AFB" w:rsidRPr="00B808D3">
        <w:rPr>
          <w:rFonts w:eastAsia="Calibri" w:cs="Calibri"/>
          <w:szCs w:val="24"/>
          <w:lang w:val="en-GB"/>
        </w:rPr>
        <w:t>:</w:t>
      </w:r>
    </w:p>
    <w:p w14:paraId="05C5844B" w14:textId="77777777" w:rsidR="001E6DCA" w:rsidRPr="00B808D3" w:rsidRDefault="001E6DCA" w:rsidP="00C724C3">
      <w:pPr>
        <w:jc w:val="both"/>
        <w:rPr>
          <w:rFonts w:eastAsia="Calibri" w:cs="Calibri"/>
          <w:szCs w:val="24"/>
          <w:lang w:val="en-GB"/>
        </w:rPr>
      </w:pPr>
    </w:p>
    <w:p w14:paraId="0570E95F" w14:textId="6031D86D" w:rsidR="004D09C4" w:rsidRPr="00B808D3" w:rsidRDefault="001E6DCA" w:rsidP="004D09C4">
      <w:pPr>
        <w:keepNext/>
        <w:jc w:val="both"/>
        <w:rPr>
          <w:szCs w:val="24"/>
        </w:rPr>
      </w:pPr>
      <m:oMathPara>
        <m:oMath>
          <m:r>
            <w:rPr>
              <w:rFonts w:ascii="Cambria Math" w:hAnsi="Cambria Math"/>
              <w:szCs w:val="24"/>
            </w:rPr>
            <m:t>E</m:t>
          </m:r>
          <m:d>
            <m:dPr>
              <m:begChr m:val="["/>
              <m:endChr m:val="]"/>
              <m:ctrlPr>
                <w:rPr>
                  <w:rFonts w:ascii="Cambria Math" w:hAnsi="Cambria Math"/>
                  <w:szCs w:val="24"/>
                </w:rPr>
              </m:ctrlPr>
            </m:dPr>
            <m:e>
              <m:sSubSup>
                <m:sSubSupPr>
                  <m:ctrlPr>
                    <w:rPr>
                      <w:rFonts w:ascii="Cambria Math" w:hAnsi="Cambria Math"/>
                      <w:b/>
                      <w:szCs w:val="24"/>
                    </w:rPr>
                  </m:ctrlPr>
                </m:sSubSupPr>
                <m:e>
                  <m:r>
                    <m:rPr>
                      <m:sty m:val="bi"/>
                    </m:rPr>
                    <w:rPr>
                      <w:rFonts w:ascii="Cambria Math" w:hAnsi="Cambria Math"/>
                      <w:szCs w:val="24"/>
                    </w:rPr>
                    <m:t>d</m:t>
                  </m:r>
                </m:e>
                <m:sub>
                  <m:r>
                    <m:rPr>
                      <m:sty m:val="bi"/>
                    </m:rPr>
                    <w:rPr>
                      <w:rFonts w:ascii="Cambria Math" w:hAnsi="Cambria Math"/>
                      <w:szCs w:val="24"/>
                    </w:rPr>
                    <m:t>a</m:t>
                  </m:r>
                </m:sub>
                <m:sup>
                  <m:r>
                    <m:rPr>
                      <m:sty m:val="bi"/>
                    </m:rPr>
                    <w:rPr>
                      <w:rFonts w:ascii="Cambria Math" w:hAnsi="Cambria Math"/>
                      <w:szCs w:val="24"/>
                    </w:rPr>
                    <m:t>o</m:t>
                  </m:r>
                </m:sup>
              </m:sSubSup>
              <m:sSup>
                <m:sSupPr>
                  <m:ctrlPr>
                    <w:rPr>
                      <w:rFonts w:ascii="Cambria Math" w:hAnsi="Cambria Math"/>
                      <w:szCs w:val="24"/>
                    </w:rPr>
                  </m:ctrlPr>
                </m:sSupPr>
                <m:e>
                  <m:d>
                    <m:dPr>
                      <m:ctrlPr>
                        <w:rPr>
                          <w:rFonts w:ascii="Cambria Math" w:hAnsi="Cambria Math"/>
                          <w:szCs w:val="24"/>
                        </w:rPr>
                      </m:ctrlPr>
                    </m:dPr>
                    <m:e>
                      <m:sSubSup>
                        <m:sSubSupPr>
                          <m:ctrlPr>
                            <w:rPr>
                              <w:rFonts w:ascii="Cambria Math" w:hAnsi="Cambria Math"/>
                              <w:b/>
                              <w:szCs w:val="24"/>
                            </w:rPr>
                          </m:ctrlPr>
                        </m:sSubSupPr>
                        <m:e>
                          <m:r>
                            <m:rPr>
                              <m:sty m:val="bi"/>
                            </m:rPr>
                            <w:rPr>
                              <w:rFonts w:ascii="Cambria Math" w:hAnsi="Cambria Math"/>
                              <w:szCs w:val="24"/>
                            </w:rPr>
                            <m:t>d</m:t>
                          </m:r>
                        </m:e>
                        <m:sub>
                          <m:r>
                            <m:rPr>
                              <m:sty m:val="bi"/>
                            </m:rPr>
                            <w:rPr>
                              <w:rFonts w:ascii="Cambria Math" w:hAnsi="Cambria Math"/>
                              <w:szCs w:val="24"/>
                            </w:rPr>
                            <m:t>b</m:t>
                          </m:r>
                        </m:sub>
                        <m:sup>
                          <m:r>
                            <m:rPr>
                              <m:sty m:val="bi"/>
                            </m:rPr>
                            <w:rPr>
                              <w:rFonts w:ascii="Cambria Math" w:hAnsi="Cambria Math"/>
                              <w:szCs w:val="24"/>
                            </w:rPr>
                            <m:t>o</m:t>
                          </m:r>
                        </m:sup>
                      </m:sSubSup>
                    </m:e>
                  </m:d>
                </m:e>
                <m:sup>
                  <m:r>
                    <w:rPr>
                      <w:rFonts w:ascii="Cambria Math" w:hAnsi="Cambria Math"/>
                      <w:szCs w:val="24"/>
                    </w:rPr>
                    <m:t>T</m:t>
                  </m:r>
                </m:sup>
              </m:sSup>
            </m:e>
          </m:d>
          <m:r>
            <w:rPr>
              <w:rFonts w:ascii="Cambria Math" w:hAnsi="Cambria Math"/>
              <w:szCs w:val="24"/>
            </w:rPr>
            <m:t>=</m:t>
          </m:r>
          <m:r>
            <m:rPr>
              <m:sty m:val="bi"/>
            </m:rPr>
            <w:rPr>
              <w:rFonts w:ascii="Cambria Math" w:hAnsi="Cambria Math"/>
              <w:szCs w:val="24"/>
            </w:rPr>
            <m:t>R</m:t>
          </m:r>
        </m:oMath>
      </m:oMathPara>
    </w:p>
    <w:p w14:paraId="57B596DC" w14:textId="77777777" w:rsidR="00541E35" w:rsidRPr="00B808D3" w:rsidRDefault="004D09C4">
      <w:pPr>
        <w:pStyle w:val="Caption"/>
      </w:pPr>
      <w:bookmarkStart w:id="88" w:name="_Ref11161466"/>
      <w:r w:rsidRPr="00B808D3">
        <w:t xml:space="preserve">Equation </w:t>
      </w:r>
      <w:fldSimple w:instr=" SEQ Equation \* ARABIC ">
        <w:r w:rsidRPr="00B808D3">
          <w:rPr>
            <w:noProof/>
          </w:rPr>
          <w:t>1</w:t>
        </w:r>
      </w:fldSimple>
      <w:bookmarkEnd w:id="88"/>
      <w:r w:rsidRPr="00B808D3">
        <w:t>: Covariance matrix definition</w:t>
      </w:r>
    </w:p>
    <w:p w14:paraId="6C695C59" w14:textId="77777777" w:rsidR="00903FD3" w:rsidRPr="00B808D3" w:rsidRDefault="00903FD3" w:rsidP="00903FD3">
      <w:pPr>
        <w:jc w:val="both"/>
        <w:rPr>
          <w:szCs w:val="24"/>
          <w:lang w:val="en-GB"/>
        </w:rPr>
      </w:pPr>
    </w:p>
    <w:p w14:paraId="2108A7CA" w14:textId="45CF68F2" w:rsidR="00541E35" w:rsidRPr="0004413F" w:rsidDel="00352E40" w:rsidRDefault="00903FD3" w:rsidP="005E3B5B">
      <w:pPr>
        <w:jc w:val="both"/>
        <w:rPr>
          <w:del w:id="89" w:author="Federico" w:date="2019-06-14T10:28:00Z"/>
          <w:rFonts w:eastAsia="Calibri" w:cs="Calibri"/>
          <w:szCs w:val="24"/>
          <w:lang w:val="en-GB"/>
        </w:rPr>
      </w:pPr>
      <w:r w:rsidRPr="00B808D3">
        <w:rPr>
          <w:rFonts w:eastAsia="Calibri" w:cs="Calibri"/>
          <w:szCs w:val="24"/>
          <w:lang w:val="en-GB"/>
        </w:rPr>
        <w:t>where the expectation value is calculate</w:t>
      </w:r>
      <w:r w:rsidR="006F7514" w:rsidRPr="00B808D3">
        <w:rPr>
          <w:rFonts w:eastAsia="Calibri" w:cs="Calibri"/>
          <w:szCs w:val="24"/>
          <w:lang w:val="en-GB"/>
        </w:rPr>
        <w:t>d</w:t>
      </w:r>
      <w:r w:rsidRPr="00B808D3">
        <w:rPr>
          <w:rFonts w:eastAsia="Calibri" w:cs="Calibri"/>
          <w:szCs w:val="24"/>
          <w:lang w:val="en-GB"/>
        </w:rPr>
        <w:t xml:space="preserve"> over an arbitrary time </w:t>
      </w:r>
      <w:r w:rsidR="00EB752F" w:rsidRPr="00B808D3">
        <w:rPr>
          <w:rFonts w:eastAsia="Calibri" w:cs="Calibri"/>
          <w:szCs w:val="24"/>
          <w:lang w:val="en-GB"/>
        </w:rPr>
        <w:t>range</w:t>
      </w:r>
      <w:r w:rsidRPr="00B808D3">
        <w:rPr>
          <w:rFonts w:eastAsia="Calibri" w:cs="Calibri"/>
          <w:szCs w:val="24"/>
          <w:lang w:val="en-GB"/>
        </w:rPr>
        <w:t xml:space="preserve">. </w:t>
      </w:r>
      <w:r w:rsidR="0004413F">
        <w:rPr>
          <w:rFonts w:eastAsia="Calibri" w:cs="Calibri"/>
          <w:szCs w:val="24"/>
          <w:lang w:val="en-GB"/>
        </w:rPr>
        <w:t>The estimation of R is dependent on the temporal intervals. Here we use</w:t>
      </w:r>
      <w:r w:rsidR="00B808D3">
        <w:rPr>
          <w:rFonts w:eastAsia="Calibri" w:cs="Calibri"/>
          <w:szCs w:val="24"/>
          <w:lang w:val="en-GB"/>
        </w:rPr>
        <w:t xml:space="preserve"> 1,</w:t>
      </w:r>
      <w:ins w:id="90" w:author="Michael Blaschek" w:date="2019-06-14T10:11:00Z">
        <w:r w:rsidR="0004413F">
          <w:rPr>
            <w:rFonts w:eastAsia="Calibri" w:cs="Calibri"/>
            <w:szCs w:val="24"/>
            <w:lang w:val="en-GB"/>
          </w:rPr>
          <w:t xml:space="preserve"> </w:t>
        </w:r>
      </w:ins>
      <w:r w:rsidR="00B808D3">
        <w:rPr>
          <w:rFonts w:eastAsia="Calibri" w:cs="Calibri"/>
          <w:szCs w:val="24"/>
          <w:lang w:val="en-GB"/>
        </w:rPr>
        <w:t>2,</w:t>
      </w:r>
      <w:ins w:id="91" w:author="Michael Blaschek" w:date="2019-06-14T10:11:00Z">
        <w:r w:rsidR="0004413F">
          <w:rPr>
            <w:rFonts w:eastAsia="Calibri" w:cs="Calibri"/>
            <w:szCs w:val="24"/>
            <w:lang w:val="en-GB"/>
          </w:rPr>
          <w:t xml:space="preserve"> </w:t>
        </w:r>
      </w:ins>
      <w:r w:rsidR="00B808D3">
        <w:rPr>
          <w:rFonts w:eastAsia="Calibri" w:cs="Calibri"/>
          <w:szCs w:val="24"/>
          <w:lang w:val="en-GB"/>
        </w:rPr>
        <w:t>6</w:t>
      </w:r>
      <w:ins w:id="92" w:author="Federico" w:date="2019-06-14T10:28:00Z">
        <w:r w:rsidR="00DE6F3A">
          <w:rPr>
            <w:rFonts w:eastAsia="Calibri" w:cs="Calibri"/>
            <w:szCs w:val="24"/>
            <w:lang w:val="en-GB"/>
          </w:rPr>
          <w:t xml:space="preserve"> </w:t>
        </w:r>
      </w:ins>
      <w:del w:id="93" w:author="Federico" w:date="2019-06-14T10:28:00Z">
        <w:r w:rsidR="00B808D3" w:rsidDel="00CC1B53">
          <w:rPr>
            <w:rFonts w:eastAsia="Calibri" w:cs="Calibri"/>
            <w:szCs w:val="24"/>
            <w:lang w:val="en-GB"/>
          </w:rPr>
          <w:delText xml:space="preserve"> </w:delText>
        </w:r>
      </w:del>
      <w:r w:rsidR="00B808D3">
        <w:rPr>
          <w:rFonts w:eastAsia="Calibri" w:cs="Calibri"/>
          <w:szCs w:val="24"/>
          <w:lang w:val="en-GB"/>
        </w:rPr>
        <w:t>month</w:t>
      </w:r>
      <w:r w:rsidR="00080EBF">
        <w:rPr>
          <w:rFonts w:eastAsia="Calibri" w:cs="Calibri"/>
          <w:szCs w:val="24"/>
          <w:lang w:val="en-GB"/>
        </w:rPr>
        <w:t>s</w:t>
      </w:r>
      <w:r w:rsidR="00B808D3">
        <w:rPr>
          <w:rFonts w:eastAsia="Calibri" w:cs="Calibri"/>
          <w:szCs w:val="24"/>
          <w:lang w:val="en-GB"/>
        </w:rPr>
        <w:t xml:space="preserve"> and 1</w:t>
      </w:r>
      <w:ins w:id="94" w:author="Federico" w:date="2019-06-14T10:28:00Z">
        <w:r w:rsidR="00DE6F3A">
          <w:rPr>
            <w:rFonts w:eastAsia="Calibri" w:cs="Calibri"/>
            <w:szCs w:val="24"/>
            <w:lang w:val="en-GB"/>
          </w:rPr>
          <w:t xml:space="preserve"> </w:t>
        </w:r>
      </w:ins>
      <w:del w:id="95" w:author="Federico" w:date="2019-06-14T10:28:00Z">
        <w:r w:rsidR="00B808D3" w:rsidDel="00CC1B53">
          <w:rPr>
            <w:rFonts w:eastAsia="Calibri" w:cs="Calibri"/>
            <w:szCs w:val="24"/>
            <w:lang w:val="en-GB"/>
          </w:rPr>
          <w:delText xml:space="preserve"> </w:delText>
        </w:r>
      </w:del>
      <w:r w:rsidR="00B808D3">
        <w:rPr>
          <w:rFonts w:eastAsia="Calibri" w:cs="Calibri"/>
          <w:szCs w:val="24"/>
          <w:lang w:val="en-GB"/>
        </w:rPr>
        <w:t>year</w:t>
      </w:r>
      <w:del w:id="96" w:author="Michael Blaschek" w:date="2019-06-14T10:11:00Z">
        <w:r w:rsidR="00B808D3" w:rsidDel="0004413F">
          <w:rPr>
            <w:rFonts w:eastAsia="Calibri" w:cs="Calibri"/>
            <w:szCs w:val="24"/>
            <w:lang w:val="en-GB"/>
          </w:rPr>
          <w:delText>)</w:delText>
        </w:r>
      </w:del>
      <w:r w:rsidR="00B808D3">
        <w:rPr>
          <w:rFonts w:eastAsia="Calibri" w:cs="Calibri"/>
          <w:szCs w:val="24"/>
          <w:lang w:val="en-GB"/>
        </w:rPr>
        <w:t>.</w:t>
      </w:r>
      <w:r w:rsidR="003D189D">
        <w:rPr>
          <w:rFonts w:eastAsia="Calibri" w:cs="Calibri"/>
          <w:szCs w:val="24"/>
          <w:lang w:val="en-GB"/>
        </w:rPr>
        <w:t xml:space="preserve"> For each pressure level, the quantit</w:t>
      </w:r>
      <w:r w:rsidR="0004413F">
        <w:rPr>
          <w:rFonts w:eastAsia="Calibri" w:cs="Calibri"/>
          <w:szCs w:val="24"/>
          <w:lang w:val="en-GB"/>
        </w:rPr>
        <w:t>ies</w:t>
      </w:r>
      <w:r w:rsidR="003D189D">
        <w:rPr>
          <w:rFonts w:eastAsia="Calibri" w:cs="Calibri"/>
          <w:szCs w:val="24"/>
          <w:lang w:val="en-GB"/>
        </w:rPr>
        <w:t xml:space="preserve"> </w:t>
      </w:r>
      <w:r w:rsidR="003D189D" w:rsidRPr="00427CAE">
        <w:rPr>
          <w:rFonts w:eastAsia="Calibri" w:cs="Calibri"/>
          <w:b/>
          <w:szCs w:val="24"/>
          <w:lang w:val="en-GB"/>
        </w:rPr>
        <w:t>d</w:t>
      </w:r>
      <w:r w:rsidR="003D189D" w:rsidRPr="00427CAE">
        <w:rPr>
          <w:rFonts w:eastAsia="Calibri" w:cs="Calibri"/>
          <w:b/>
          <w:szCs w:val="24"/>
          <w:vertAlign w:val="subscript"/>
          <w:lang w:val="en-GB"/>
        </w:rPr>
        <w:t>O-B</w:t>
      </w:r>
      <w:ins w:id="97" w:author="Federico" w:date="2019-06-14T10:28:00Z">
        <w:r w:rsidR="00352E40">
          <w:rPr>
            <w:rFonts w:eastAsia="Calibri" w:cs="Calibri"/>
            <w:szCs w:val="24"/>
            <w:lang w:val="en-GB"/>
          </w:rPr>
          <w:t xml:space="preserve"> </w:t>
        </w:r>
      </w:ins>
    </w:p>
    <w:p w14:paraId="6419A1C2" w14:textId="462E2807" w:rsidR="00B71AD8" w:rsidRDefault="0004413F" w:rsidP="003D189D">
      <w:pPr>
        <w:jc w:val="both"/>
        <w:rPr>
          <w:rFonts w:eastAsia="Calibri" w:cs="Calibri"/>
          <w:szCs w:val="24"/>
          <w:lang w:val="en-GB"/>
        </w:rPr>
      </w:pPr>
      <w:ins w:id="98" w:author="Michael Blaschek" w:date="2019-06-14T10:09:00Z">
        <w:del w:id="99" w:author="Federico" w:date="2019-06-14T10:28:00Z">
          <w:r w:rsidDel="00352E40">
            <w:rPr>
              <w:rFonts w:eastAsia="Calibri" w:cs="Calibri"/>
              <w:szCs w:val="24"/>
              <w:lang w:val="en-GB"/>
            </w:rPr>
            <w:delText xml:space="preserve"> </w:delText>
          </w:r>
        </w:del>
      </w:ins>
      <w:ins w:id="100" w:author="Federico" w:date="2019-06-14T10:29:00Z">
        <w:r w:rsidR="00352E40">
          <w:rPr>
            <w:rFonts w:eastAsia="Calibri" w:cs="Calibri"/>
            <w:szCs w:val="24"/>
            <w:lang w:val="en-GB"/>
          </w:rPr>
          <w:t xml:space="preserve"> </w:t>
        </w:r>
      </w:ins>
      <w:r w:rsidR="003D189D">
        <w:rPr>
          <w:rFonts w:eastAsia="Calibri" w:cs="Calibri"/>
          <w:szCs w:val="24"/>
          <w:lang w:val="en-GB"/>
        </w:rPr>
        <w:t xml:space="preserve">and </w:t>
      </w:r>
      <w:r w:rsidR="003D189D" w:rsidRPr="00427CAE">
        <w:rPr>
          <w:rFonts w:eastAsia="Calibri" w:cs="Calibri"/>
          <w:b/>
          <w:szCs w:val="24"/>
          <w:lang w:val="en-GB"/>
        </w:rPr>
        <w:t>d</w:t>
      </w:r>
      <w:r w:rsidR="003D189D" w:rsidRPr="00427CAE">
        <w:rPr>
          <w:rFonts w:eastAsia="Calibri" w:cs="Calibri"/>
          <w:b/>
          <w:szCs w:val="24"/>
          <w:vertAlign w:val="subscript"/>
          <w:lang w:val="en-GB"/>
        </w:rPr>
        <w:t>O-A</w:t>
      </w:r>
      <w:r w:rsidR="003D189D">
        <w:rPr>
          <w:rFonts w:eastAsia="Calibri" w:cs="Calibri"/>
          <w:szCs w:val="24"/>
          <w:vertAlign w:val="subscript"/>
          <w:lang w:val="en-GB"/>
        </w:rPr>
        <w:t xml:space="preserve"> </w:t>
      </w:r>
      <w:r w:rsidR="003D189D">
        <w:rPr>
          <w:rFonts w:eastAsia="Calibri" w:cs="Calibri"/>
          <w:szCs w:val="24"/>
          <w:lang w:val="en-GB"/>
        </w:rPr>
        <w:t>are available</w:t>
      </w:r>
      <w:del w:id="101" w:author="Michael Blaschek" w:date="2019-06-14T10:12:00Z">
        <w:r w:rsidR="003D189D" w:rsidDel="0004413F">
          <w:rPr>
            <w:rFonts w:eastAsia="Calibri" w:cs="Calibri"/>
            <w:szCs w:val="24"/>
            <w:lang w:val="en-GB"/>
          </w:rPr>
          <w:delText>,</w:delText>
        </w:r>
      </w:del>
      <w:r w:rsidR="003D189D">
        <w:rPr>
          <w:rFonts w:eastAsia="Calibri" w:cs="Calibri"/>
          <w:szCs w:val="24"/>
          <w:lang w:val="en-GB"/>
        </w:rPr>
        <w:t xml:space="preserve"> and </w:t>
      </w:r>
      <w:r w:rsidR="008C4F9F">
        <w:rPr>
          <w:rFonts w:eastAsia="Calibri" w:cs="Calibri"/>
          <w:szCs w:val="24"/>
          <w:lang w:val="en-GB"/>
        </w:rPr>
        <w:t>the estimate of the error</w:t>
      </w:r>
      <w:r>
        <w:rPr>
          <w:rFonts w:eastAsia="Calibri" w:cs="Calibri"/>
          <w:szCs w:val="24"/>
          <w:lang w:val="en-GB"/>
        </w:rPr>
        <w:t xml:space="preserve"> can be calculated from the time averages</w:t>
      </w:r>
      <w:r w:rsidR="008C4F9F">
        <w:rPr>
          <w:rFonts w:eastAsia="Calibri" w:cs="Calibri"/>
          <w:szCs w:val="24"/>
          <w:lang w:val="en-GB"/>
        </w:rPr>
        <w:t>.</w:t>
      </w:r>
    </w:p>
    <w:p w14:paraId="465F8437" w14:textId="77777777" w:rsidR="003D189D" w:rsidRPr="00B808D3" w:rsidRDefault="003D189D" w:rsidP="003D189D">
      <w:pPr>
        <w:jc w:val="both"/>
        <w:rPr>
          <w:rFonts w:eastAsia="Calibri" w:cs="Calibri"/>
          <w:szCs w:val="24"/>
          <w:lang w:val="en-GB"/>
        </w:rPr>
      </w:pPr>
    </w:p>
    <w:p w14:paraId="59600BAB" w14:textId="0EA87CC4" w:rsidR="00D979DC" w:rsidRPr="00B808D3" w:rsidRDefault="00933945" w:rsidP="005E3B5B">
      <w:pPr>
        <w:jc w:val="both"/>
        <w:rPr>
          <w:rFonts w:eastAsia="Calibri" w:cs="Calibri"/>
          <w:szCs w:val="24"/>
          <w:lang w:val="en-GB"/>
        </w:rPr>
      </w:pPr>
      <w:r w:rsidRPr="00B808D3">
        <w:rPr>
          <w:rFonts w:eastAsia="Calibri" w:cs="Calibri"/>
          <w:szCs w:val="24"/>
          <w:lang w:val="en-GB"/>
        </w:rPr>
        <w:t>A useful benchmark to compare the procedure is the result from the WMO inter-c</w:t>
      </w:r>
      <w:r w:rsidR="008F37C2">
        <w:rPr>
          <w:rFonts w:eastAsia="Calibri" w:cs="Calibri"/>
          <w:szCs w:val="24"/>
          <w:lang w:val="en-GB"/>
        </w:rPr>
        <w:t xml:space="preserve">omparison campaign performed in </w:t>
      </w:r>
      <w:r w:rsidR="00CE1852">
        <w:rPr>
          <w:rFonts w:eastAsia="Calibri" w:cs="Calibri"/>
          <w:szCs w:val="24"/>
          <w:lang w:val="en-GB"/>
        </w:rPr>
        <w:t>Yangjing</w:t>
      </w:r>
      <w:r w:rsidRPr="00B808D3">
        <w:rPr>
          <w:rFonts w:eastAsia="Calibri" w:cs="Calibri"/>
          <w:szCs w:val="24"/>
          <w:lang w:val="en-GB"/>
        </w:rPr>
        <w:t>(2010), and documented in the “Guide to Meteorological Instruments and Methods of Observations (2014)</w:t>
      </w:r>
      <w:r w:rsidR="00FB5E7E" w:rsidRPr="00B808D3">
        <w:rPr>
          <w:rFonts w:eastAsia="Calibri" w:cs="Calibri"/>
          <w:szCs w:val="24"/>
          <w:lang w:val="en-GB"/>
        </w:rPr>
        <w:t>”</w:t>
      </w:r>
      <w:r w:rsidR="00750322">
        <w:rPr>
          <w:rFonts w:eastAsia="Calibri" w:cs="Calibri"/>
          <w:szCs w:val="24"/>
          <w:lang w:val="en-GB"/>
        </w:rPr>
        <w:t xml:space="preserve">. </w:t>
      </w:r>
    </w:p>
    <w:p w14:paraId="54AC8938" w14:textId="1C78916B" w:rsidR="00933945" w:rsidRPr="00B808D3" w:rsidDel="00FF4E32" w:rsidRDefault="00D979DC" w:rsidP="005E3B5B">
      <w:pPr>
        <w:jc w:val="both"/>
        <w:rPr>
          <w:del w:id="102" w:author="Federico" w:date="2019-06-14T12:30:00Z"/>
          <w:rFonts w:eastAsia="Calibri" w:cs="Calibri"/>
          <w:szCs w:val="24"/>
          <w:lang w:val="en-GB"/>
        </w:rPr>
      </w:pPr>
      <w:r w:rsidRPr="00B808D3">
        <w:rPr>
          <w:rFonts w:eastAsia="Calibri" w:cs="Calibri"/>
          <w:szCs w:val="24"/>
          <w:lang w:val="en-GB"/>
        </w:rPr>
        <w:t xml:space="preserve">In case of upper-wind measurements, errors stem from the combination of three different sources of uncertainties related to the tracking of the horizontal motion of the target, to the determination of the height of the target, and the difference between the movement of the target and the actual tropospheric motion. </w:t>
      </w:r>
      <w:moveFromRangeStart w:id="103" w:author="Federico" w:date="2019-06-14T12:30:00Z" w:name="move11407840"/>
      <w:moveFrom w:id="104" w:author="Federico" w:date="2019-06-14T12:30:00Z">
        <w:r w:rsidR="00456812" w:rsidDel="00FF4E32">
          <w:rPr>
            <w:rFonts w:eastAsia="Calibri" w:cs="Calibri"/>
            <w:szCs w:val="24"/>
            <w:lang w:val="en-GB"/>
          </w:rPr>
          <w:t>The main uncertainty, h</w:t>
        </w:r>
        <w:r w:rsidR="008B1A07" w:rsidRPr="00B808D3" w:rsidDel="00FF4E32">
          <w:rPr>
            <w:rFonts w:eastAsia="Calibri" w:cs="Calibri"/>
            <w:szCs w:val="24"/>
            <w:lang w:val="en-GB"/>
          </w:rPr>
          <w:t>owever</w:t>
        </w:r>
        <w:r w:rsidR="002D2A6C" w:rsidDel="00FF4E32">
          <w:rPr>
            <w:rFonts w:eastAsia="Calibri" w:cs="Calibri"/>
            <w:szCs w:val="24"/>
            <w:lang w:val="en-GB"/>
          </w:rPr>
          <w:t>,</w:t>
        </w:r>
        <w:r w:rsidR="008B1A07" w:rsidRPr="00B808D3" w:rsidDel="00FF4E32">
          <w:rPr>
            <w:rFonts w:eastAsia="Calibri" w:cs="Calibri"/>
            <w:szCs w:val="24"/>
            <w:lang w:val="en-GB"/>
          </w:rPr>
          <w:t xml:space="preserve"> </w:t>
        </w:r>
        <w:r w:rsidR="00456812" w:rsidDel="00FF4E32">
          <w:rPr>
            <w:rFonts w:eastAsia="Calibri" w:cs="Calibri"/>
            <w:szCs w:val="24"/>
            <w:lang w:val="en-GB"/>
          </w:rPr>
          <w:t xml:space="preserve">arises from the fact that </w:t>
        </w:r>
        <w:r w:rsidR="008B1A07" w:rsidRPr="00B808D3" w:rsidDel="00FF4E32">
          <w:rPr>
            <w:rFonts w:eastAsia="Calibri" w:cs="Calibri"/>
            <w:szCs w:val="24"/>
            <w:lang w:val="en-GB"/>
          </w:rPr>
          <w:t xml:space="preserve">the scales of </w:t>
        </w:r>
        <w:r w:rsidR="000B5B34" w:rsidRPr="00B808D3" w:rsidDel="00FF4E32">
          <w:rPr>
            <w:rFonts w:eastAsia="Calibri" w:cs="Calibri"/>
            <w:szCs w:val="24"/>
            <w:lang w:val="en-GB"/>
          </w:rPr>
          <w:t>observed value</w:t>
        </w:r>
        <w:r w:rsidR="00456812" w:rsidDel="00FF4E32">
          <w:rPr>
            <w:rFonts w:eastAsia="Calibri" w:cs="Calibri"/>
            <w:szCs w:val="24"/>
            <w:lang w:val="en-GB"/>
          </w:rPr>
          <w:t>s</w:t>
        </w:r>
        <w:r w:rsidR="000B5B34" w:rsidRPr="00B808D3" w:rsidDel="00FF4E32">
          <w:rPr>
            <w:rFonts w:eastAsia="Calibri" w:cs="Calibri"/>
            <w:szCs w:val="24"/>
            <w:lang w:val="en-GB"/>
          </w:rPr>
          <w:t xml:space="preserve"> and thus of their related</w:t>
        </w:r>
        <w:r w:rsidR="008B1A07" w:rsidRPr="00B808D3" w:rsidDel="00FF4E32">
          <w:rPr>
            <w:rFonts w:eastAsia="Calibri" w:cs="Calibri"/>
            <w:szCs w:val="24"/>
            <w:lang w:val="en-GB"/>
          </w:rPr>
          <w:t xml:space="preserve"> uncertainties, for modern instruments, </w:t>
        </w:r>
        <w:r w:rsidR="00456812" w:rsidDel="00FF4E32">
          <w:rPr>
            <w:rFonts w:eastAsia="Calibri" w:cs="Calibri"/>
            <w:szCs w:val="24"/>
            <w:lang w:val="en-GB"/>
          </w:rPr>
          <w:t xml:space="preserve">are </w:t>
        </w:r>
        <w:r w:rsidR="008B1A07" w:rsidRPr="00B808D3" w:rsidDel="00FF4E32">
          <w:rPr>
            <w:rFonts w:eastAsia="Calibri" w:cs="Calibri"/>
            <w:szCs w:val="24"/>
            <w:lang w:val="en-GB"/>
          </w:rPr>
          <w:t xml:space="preserve">much smaller than the resolution of numerical weather prediction models. </w:t>
        </w:r>
        <w:r w:rsidR="000B5B34" w:rsidRPr="00B808D3" w:rsidDel="00FF4E32">
          <w:rPr>
            <w:rFonts w:eastAsia="Calibri" w:cs="Calibri"/>
            <w:szCs w:val="24"/>
            <w:lang w:val="en-GB"/>
          </w:rPr>
          <w:t>This means that, when</w:t>
        </w:r>
        <w:r w:rsidR="008B1A07" w:rsidRPr="00B808D3" w:rsidDel="00FF4E32">
          <w:rPr>
            <w:rFonts w:eastAsia="Calibri" w:cs="Calibri"/>
            <w:szCs w:val="24"/>
            <w:lang w:val="en-GB"/>
          </w:rPr>
          <w:t xml:space="preserve"> comparing observation data and the </w:t>
        </w:r>
        <w:r w:rsidR="00456812" w:rsidDel="00FF4E32">
          <w:rPr>
            <w:rFonts w:eastAsia="Calibri" w:cs="Calibri"/>
            <w:szCs w:val="24"/>
            <w:lang w:val="en-GB"/>
          </w:rPr>
          <w:t>model state</w:t>
        </w:r>
        <w:r w:rsidR="008B1A07" w:rsidRPr="00B808D3" w:rsidDel="00FF4E32">
          <w:rPr>
            <w:rFonts w:eastAsia="Calibri" w:cs="Calibri"/>
            <w:szCs w:val="24"/>
            <w:lang w:val="en-GB"/>
          </w:rPr>
          <w:t xml:space="preserve">, a representation error is </w:t>
        </w:r>
        <w:r w:rsidR="000B5B34" w:rsidRPr="00B808D3" w:rsidDel="00FF4E32">
          <w:rPr>
            <w:rFonts w:eastAsia="Calibri" w:cs="Calibri"/>
            <w:szCs w:val="24"/>
            <w:lang w:val="en-GB"/>
          </w:rPr>
          <w:t>unavoidably</w:t>
        </w:r>
        <w:r w:rsidR="008B1A07" w:rsidRPr="00B808D3" w:rsidDel="00FF4E32">
          <w:rPr>
            <w:rFonts w:eastAsia="Calibri" w:cs="Calibri"/>
            <w:szCs w:val="24"/>
            <w:lang w:val="en-GB"/>
          </w:rPr>
          <w:t xml:space="preserve"> introduced. </w:t>
        </w:r>
        <w:r w:rsidR="00A15D8A" w:rsidRPr="00B808D3" w:rsidDel="00FF4E32">
          <w:rPr>
            <w:rFonts w:eastAsia="Calibri" w:cs="Calibri"/>
            <w:szCs w:val="24"/>
            <w:lang w:val="en-GB"/>
          </w:rPr>
          <w:t xml:space="preserve">Typical values for the standard deviations of observation/numerical model </w:t>
        </w:r>
        <w:commentRangeStart w:id="105"/>
        <w:r w:rsidR="00A15D8A" w:rsidRPr="00B808D3" w:rsidDel="00FF4E32">
          <w:rPr>
            <w:rFonts w:eastAsia="Calibri" w:cs="Calibri"/>
            <w:szCs w:val="24"/>
            <w:lang w:val="en-GB"/>
          </w:rPr>
          <w:t>output</w:t>
        </w:r>
        <w:commentRangeEnd w:id="105"/>
        <w:r w:rsidR="00456812" w:rsidDel="00FF4E32">
          <w:rPr>
            <w:rStyle w:val="CommentReference"/>
          </w:rPr>
          <w:commentReference w:id="105"/>
        </w:r>
        <w:r w:rsidR="00A15D8A" w:rsidRPr="00B808D3" w:rsidDel="00FF4E32">
          <w:rPr>
            <w:rFonts w:eastAsia="Calibri" w:cs="Calibri"/>
            <w:szCs w:val="24"/>
            <w:lang w:val="en-GB"/>
          </w:rPr>
          <w:t xml:space="preserve"> (k=2) in mid-latitudes is between 4-6 ms</w:t>
        </w:r>
        <w:r w:rsidR="00A15D8A" w:rsidRPr="00456812" w:rsidDel="00FF4E32">
          <w:rPr>
            <w:rFonts w:eastAsia="Calibri" w:cs="Calibri"/>
            <w:szCs w:val="24"/>
            <w:vertAlign w:val="superscript"/>
            <w:lang w:val="en-GB"/>
            <w:rPrChange w:id="106" w:author="Leo Haimberger" w:date="2019-06-14T06:42:00Z">
              <w:rPr>
                <w:rFonts w:eastAsia="Calibri" w:cs="Calibri"/>
                <w:szCs w:val="24"/>
                <w:lang w:val="en-GB"/>
              </w:rPr>
            </w:rPrChange>
          </w:rPr>
          <w:t>-1</w:t>
        </w:r>
        <w:r w:rsidR="00A15D8A" w:rsidRPr="00B808D3" w:rsidDel="00FF4E32">
          <w:rPr>
            <w:rFonts w:eastAsia="Calibri" w:cs="Calibri"/>
            <w:szCs w:val="24"/>
            <w:lang w:val="en-GB"/>
          </w:rPr>
          <w:t xml:space="preserve"> in t</w:t>
        </w:r>
        <w:r w:rsidR="004C4FF5" w:rsidRPr="00B808D3" w:rsidDel="00FF4E32">
          <w:rPr>
            <w:rFonts w:eastAsia="Calibri" w:cs="Calibri"/>
            <w:szCs w:val="24"/>
            <w:lang w:val="en-GB"/>
          </w:rPr>
          <w:t>he lower troposphere, and rises up to 4-9 ms</w:t>
        </w:r>
        <w:r w:rsidR="004C4FF5" w:rsidRPr="0086588B" w:rsidDel="00FF4E32">
          <w:rPr>
            <w:rFonts w:eastAsia="Calibri" w:cs="Calibri"/>
            <w:szCs w:val="24"/>
            <w:vertAlign w:val="superscript"/>
            <w:lang w:val="en-GB"/>
          </w:rPr>
          <w:t>-1</w:t>
        </w:r>
        <w:r w:rsidR="004C4FF5" w:rsidRPr="00B808D3" w:rsidDel="00FF4E32">
          <w:rPr>
            <w:rFonts w:eastAsia="Calibri" w:cs="Calibri"/>
            <w:szCs w:val="24"/>
            <w:lang w:val="en-GB"/>
          </w:rPr>
          <w:t xml:space="preserve"> in the upper troposphere. For comparison, both the random vector error and the systematic bias for GPS </w:t>
        </w:r>
        <w:r w:rsidR="00A976DC" w:rsidRPr="00B808D3" w:rsidDel="00FF4E32">
          <w:rPr>
            <w:rFonts w:eastAsia="Calibri" w:cs="Calibri"/>
            <w:szCs w:val="24"/>
            <w:lang w:val="en-GB"/>
          </w:rPr>
          <w:t>wind</w:t>
        </w:r>
        <w:r w:rsidR="00AF4E2E" w:rsidDel="00FF4E32">
          <w:rPr>
            <w:rFonts w:eastAsia="Calibri" w:cs="Calibri"/>
            <w:szCs w:val="24"/>
            <w:lang w:val="en-GB"/>
          </w:rPr>
          <w:t xml:space="preserve"> </w:t>
        </w:r>
        <w:r w:rsidR="00A976DC" w:rsidRPr="00B808D3" w:rsidDel="00FF4E32">
          <w:rPr>
            <w:rFonts w:eastAsia="Calibri" w:cs="Calibri"/>
            <w:szCs w:val="24"/>
            <w:lang w:val="en-GB"/>
          </w:rPr>
          <w:t>finding</w:t>
        </w:r>
        <w:r w:rsidR="004C4FF5" w:rsidRPr="00B808D3" w:rsidDel="00FF4E32">
          <w:rPr>
            <w:rFonts w:eastAsia="Calibri" w:cs="Calibri"/>
            <w:szCs w:val="24"/>
            <w:lang w:val="en-GB"/>
          </w:rPr>
          <w:t xml:space="preserve"> systems</w:t>
        </w:r>
        <w:r w:rsidR="00AB0C56" w:rsidRPr="00B808D3" w:rsidDel="00FF4E32">
          <w:rPr>
            <w:rFonts w:eastAsia="Calibri" w:cs="Calibri"/>
            <w:szCs w:val="24"/>
            <w:lang w:val="en-GB"/>
          </w:rPr>
          <w:t xml:space="preserve"> do not typically exceed 1 m</w:t>
        </w:r>
        <w:r w:rsidR="00377DC9" w:rsidDel="00FF4E32">
          <w:rPr>
            <w:rFonts w:eastAsia="Calibri" w:cs="Calibri"/>
            <w:szCs w:val="24"/>
            <w:lang w:val="en-GB"/>
          </w:rPr>
          <w:t>/</w:t>
        </w:r>
        <w:r w:rsidR="00AB0C56" w:rsidRPr="00B808D3" w:rsidDel="00FF4E32">
          <w:rPr>
            <w:rFonts w:eastAsia="Calibri" w:cs="Calibri"/>
            <w:szCs w:val="24"/>
            <w:lang w:val="en-GB"/>
          </w:rPr>
          <w:t xml:space="preserve">s, resulting in an overestimation of the uncertainties due to </w:t>
        </w:r>
        <w:r w:rsidR="009230C7" w:rsidRPr="00B808D3" w:rsidDel="00FF4E32">
          <w:rPr>
            <w:rFonts w:eastAsia="Calibri" w:cs="Calibri"/>
            <w:szCs w:val="24"/>
            <w:lang w:val="en-GB"/>
          </w:rPr>
          <w:t>limitations in the theoretical model outputs.</w:t>
        </w:r>
        <w:r w:rsidR="00F45AF5" w:rsidRPr="00B808D3" w:rsidDel="00FF4E32">
          <w:rPr>
            <w:rFonts w:eastAsia="Calibri" w:cs="Calibri"/>
            <w:szCs w:val="24"/>
            <w:lang w:val="en-GB"/>
          </w:rPr>
          <w:t xml:space="preserve"> </w:t>
        </w:r>
        <w:r w:rsidR="00C40F45" w:rsidRPr="00B808D3" w:rsidDel="00FF4E32">
          <w:rPr>
            <w:rFonts w:eastAsia="Calibri" w:cs="Calibri"/>
            <w:szCs w:val="24"/>
            <w:lang w:val="en-GB"/>
          </w:rPr>
          <w:fldChar w:fldCharType="begin"/>
        </w:r>
        <w:r w:rsidR="00C40F45" w:rsidRPr="00B808D3" w:rsidDel="00FF4E32">
          <w:rPr>
            <w:rFonts w:eastAsia="Calibri" w:cs="Calibri"/>
            <w:szCs w:val="24"/>
            <w:lang w:val="en-GB"/>
          </w:rPr>
          <w:instrText xml:space="preserve"> REF _Ref11159431 \h </w:instrText>
        </w:r>
        <w:r w:rsidR="00B808D3" w:rsidDel="00FF4E32">
          <w:rPr>
            <w:rFonts w:eastAsia="Calibri" w:cs="Calibri"/>
            <w:szCs w:val="24"/>
            <w:lang w:val="en-GB"/>
          </w:rPr>
          <w:instrText xml:space="preserve"> \* MERGEFORMAT </w:instrText>
        </w:r>
      </w:moveFrom>
      <w:del w:id="107" w:author="Federico" w:date="2019-06-14T12:30:00Z">
        <w:r w:rsidR="00C40F45" w:rsidRPr="00B808D3" w:rsidDel="00FF4E32">
          <w:rPr>
            <w:rFonts w:eastAsia="Calibri" w:cs="Calibri"/>
            <w:szCs w:val="24"/>
            <w:lang w:val="en-GB"/>
          </w:rPr>
        </w:r>
      </w:del>
      <w:moveFrom w:id="108" w:author="Federico" w:date="2019-06-14T12:30:00Z">
        <w:r w:rsidR="00C40F45" w:rsidRPr="00B808D3" w:rsidDel="00FF4E32">
          <w:rPr>
            <w:rFonts w:eastAsia="Calibri" w:cs="Calibri"/>
            <w:szCs w:val="24"/>
            <w:lang w:val="en-GB"/>
          </w:rPr>
          <w:fldChar w:fldCharType="separate"/>
        </w:r>
        <w:r w:rsidR="00C40F45" w:rsidRPr="00B808D3" w:rsidDel="00FF4E32">
          <w:rPr>
            <w:szCs w:val="24"/>
          </w:rPr>
          <w:t xml:space="preserve">Figure </w:t>
        </w:r>
        <w:r w:rsidR="00C40F45" w:rsidRPr="00B808D3" w:rsidDel="00FF4E32">
          <w:rPr>
            <w:noProof/>
            <w:szCs w:val="24"/>
          </w:rPr>
          <w:t>1</w:t>
        </w:r>
        <w:r w:rsidR="00C40F45" w:rsidRPr="00B808D3" w:rsidDel="00FF4E32">
          <w:rPr>
            <w:rFonts w:eastAsia="Calibri" w:cs="Calibri"/>
            <w:szCs w:val="24"/>
            <w:lang w:val="en-GB"/>
          </w:rPr>
          <w:fldChar w:fldCharType="end"/>
        </w:r>
        <w:r w:rsidR="00C40F45" w:rsidRPr="00B808D3" w:rsidDel="00FF4E32">
          <w:rPr>
            <w:rFonts w:eastAsia="Calibri" w:cs="Calibri"/>
            <w:szCs w:val="24"/>
            <w:lang w:val="en-GB"/>
          </w:rPr>
          <w:t xml:space="preserve"> shows the results for the</w:t>
        </w:r>
        <w:r w:rsidR="00301FE2" w:rsidRPr="00B808D3" w:rsidDel="00FF4E32">
          <w:rPr>
            <w:rFonts w:eastAsia="Calibri" w:cs="Calibri"/>
            <w:szCs w:val="24"/>
            <w:lang w:val="en-GB"/>
          </w:rPr>
          <w:t xml:space="preserve"> root-mean-squared vector wind differences</w:t>
        </w:r>
        <w:ins w:id="109" w:author="Michael Blaschek" w:date="2019-06-14T10:18:00Z">
          <w:r w:rsidR="00AF4E2E" w:rsidDel="00FF4E32">
            <w:rPr>
              <w:rFonts w:eastAsia="Calibri" w:cs="Calibri"/>
              <w:szCs w:val="24"/>
              <w:lang w:val="en-GB"/>
            </w:rPr>
            <w:t xml:space="preserve">, that is a combination of wind speed error and wind </w:t>
          </w:r>
          <w:commentRangeStart w:id="110"/>
          <w:r w:rsidR="00AF4E2E" w:rsidDel="00FF4E32">
            <w:rPr>
              <w:rFonts w:eastAsia="Calibri" w:cs="Calibri"/>
              <w:szCs w:val="24"/>
              <w:lang w:val="en-GB"/>
            </w:rPr>
            <w:t>direction</w:t>
          </w:r>
        </w:ins>
        <w:commentRangeEnd w:id="110"/>
        <w:ins w:id="111" w:author="Michael Blaschek" w:date="2019-06-14T10:19:00Z">
          <w:r w:rsidR="00AF4E2E" w:rsidDel="00FF4E32">
            <w:rPr>
              <w:rStyle w:val="CommentReference"/>
            </w:rPr>
            <w:commentReference w:id="110"/>
          </w:r>
        </w:ins>
        <w:ins w:id="112" w:author="Michael Blaschek" w:date="2019-06-14T10:18:00Z">
          <w:r w:rsidR="00AF4E2E" w:rsidDel="00FF4E32">
            <w:rPr>
              <w:rFonts w:eastAsia="Calibri" w:cs="Calibri"/>
              <w:szCs w:val="24"/>
              <w:lang w:val="en-GB"/>
            </w:rPr>
            <w:t xml:space="preserve"> error,</w:t>
          </w:r>
        </w:ins>
        <w:r w:rsidR="00301FE2" w:rsidRPr="00B808D3" w:rsidDel="00FF4E32">
          <w:rPr>
            <w:rFonts w:eastAsia="Calibri" w:cs="Calibri"/>
            <w:szCs w:val="24"/>
            <w:lang w:val="en-GB"/>
          </w:rPr>
          <w:t xml:space="preserve"> (k=1) for different time separation</w:t>
        </w:r>
        <w:r w:rsidR="002D2A6C" w:rsidDel="00FF4E32">
          <w:rPr>
            <w:rFonts w:eastAsia="Calibri" w:cs="Calibri"/>
            <w:szCs w:val="24"/>
            <w:lang w:val="en-GB"/>
          </w:rPr>
          <w:t xml:space="preserve">s, for 11 pairs of observation, obtained during the </w:t>
        </w:r>
        <w:r w:rsidR="002D2A6C" w:rsidRPr="00B808D3" w:rsidDel="00FF4E32">
          <w:rPr>
            <w:rFonts w:eastAsia="Calibri" w:cs="Calibri"/>
            <w:szCs w:val="24"/>
            <w:lang w:val="en-GB"/>
          </w:rPr>
          <w:t>Yangjing</w:t>
        </w:r>
        <w:r w:rsidR="002D2A6C" w:rsidDel="00FF4E32">
          <w:rPr>
            <w:rFonts w:eastAsia="Calibri" w:cs="Calibri"/>
            <w:szCs w:val="24"/>
            <w:lang w:val="en-GB"/>
          </w:rPr>
          <w:t xml:space="preserve"> radiosonde inter</w:t>
        </w:r>
        <w:ins w:id="113" w:author="Michael Blaschek" w:date="2019-06-14T10:16:00Z">
          <w:r w:rsidR="00AF4E2E" w:rsidDel="00FF4E32">
            <w:rPr>
              <w:rFonts w:eastAsia="Calibri" w:cs="Calibri"/>
              <w:szCs w:val="24"/>
              <w:lang w:val="en-GB"/>
            </w:rPr>
            <w:t>-</w:t>
          </w:r>
        </w:ins>
        <w:r w:rsidR="002D2A6C" w:rsidDel="00FF4E32">
          <w:rPr>
            <w:rFonts w:eastAsia="Calibri" w:cs="Calibri"/>
            <w:szCs w:val="24"/>
            <w:lang w:val="en-GB"/>
          </w:rPr>
          <w:t xml:space="preserve">comparison campaign. </w:t>
        </w:r>
      </w:moveFrom>
      <w:moveFromRangeEnd w:id="103"/>
    </w:p>
    <w:p w14:paraId="7A190AF9" w14:textId="77777777" w:rsidR="00FB5E7E" w:rsidRPr="00B808D3" w:rsidRDefault="00FB5E7E" w:rsidP="005E3B5B">
      <w:pPr>
        <w:jc w:val="both"/>
        <w:rPr>
          <w:rFonts w:eastAsia="Calibri" w:cs="Calibri"/>
          <w:szCs w:val="24"/>
          <w:lang w:val="en-GB"/>
        </w:rPr>
      </w:pPr>
    </w:p>
    <w:p w14:paraId="2DC6E64C" w14:textId="77777777" w:rsidR="00FB5E7E" w:rsidRPr="00B808D3" w:rsidRDefault="00FB5E7E" w:rsidP="005E3B5B">
      <w:pPr>
        <w:jc w:val="both"/>
        <w:rPr>
          <w:rFonts w:eastAsia="Calibri" w:cs="Calibri"/>
          <w:szCs w:val="24"/>
          <w:lang w:val="en-GB"/>
        </w:rPr>
      </w:pPr>
    </w:p>
    <w:p w14:paraId="427DC48E" w14:textId="77777777" w:rsidR="00BF07BD" w:rsidRPr="00B808D3" w:rsidRDefault="00AB0DBD" w:rsidP="00BF07BD">
      <w:pPr>
        <w:keepNext/>
        <w:jc w:val="center"/>
        <w:rPr>
          <w:szCs w:val="24"/>
        </w:rPr>
      </w:pPr>
      <w:r>
        <w:rPr>
          <w:rFonts w:eastAsia="Calibri" w:cs="Calibri"/>
          <w:szCs w:val="24"/>
          <w:lang w:val="en-GB"/>
        </w:rPr>
        <w:pict w14:anchorId="5265C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65pt;height:172.15pt">
            <v:imagedata r:id="rId16" o:title="velocity" cropbottom="15616f"/>
          </v:shape>
        </w:pict>
      </w:r>
    </w:p>
    <w:p w14:paraId="6DEA5858" w14:textId="112ED64B" w:rsidR="00FB5E7E" w:rsidRDefault="00BF07BD" w:rsidP="00FB09DF">
      <w:pPr>
        <w:pStyle w:val="Caption"/>
        <w:rPr>
          <w:ins w:id="114" w:author="Federico" w:date="2019-06-14T12:30:00Z"/>
        </w:rPr>
      </w:pPr>
      <w:bookmarkStart w:id="115" w:name="_Ref11159431"/>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1</w:t>
      </w:r>
      <w:r w:rsidRPr="00376998">
        <w:rPr>
          <w:b/>
        </w:rPr>
        <w:fldChar w:fldCharType="end"/>
      </w:r>
      <w:bookmarkEnd w:id="115"/>
      <w:r w:rsidRPr="00B808D3">
        <w:t xml:space="preserve"> </w:t>
      </w:r>
      <w:r w:rsidRPr="00376998">
        <w:t>Root-mean-square vector wind differences for different time separations, for 11 pairs of observation, from the WMO Inter-comparison of High Quality Radiosonde System (Yangjiang, Chian, 2010)</w:t>
      </w:r>
      <w:r w:rsidR="001A12FA" w:rsidRPr="00376998">
        <w:t>.</w:t>
      </w:r>
    </w:p>
    <w:p w14:paraId="4CDFC31A" w14:textId="77777777" w:rsidR="00FF4E32" w:rsidRPr="00B808D3" w:rsidRDefault="00FF4E32" w:rsidP="00FB09DF">
      <w:pPr>
        <w:pStyle w:val="Caption"/>
        <w:rPr>
          <w:lang w:val="en-GB"/>
        </w:rPr>
      </w:pPr>
    </w:p>
    <w:p w14:paraId="2755805D" w14:textId="6A59E0D3" w:rsidR="00FF4E32" w:rsidRPr="00B808D3" w:rsidRDefault="00FF4E32" w:rsidP="00FF4E32">
      <w:pPr>
        <w:jc w:val="both"/>
        <w:rPr>
          <w:moveTo w:id="116" w:author="Federico" w:date="2019-06-14T12:30:00Z"/>
          <w:rFonts w:eastAsia="Calibri" w:cs="Calibri"/>
          <w:szCs w:val="24"/>
          <w:lang w:val="en-GB"/>
        </w:rPr>
      </w:pPr>
      <w:moveToRangeStart w:id="117" w:author="Federico" w:date="2019-06-14T12:30:00Z" w:name="move11407840"/>
      <w:moveTo w:id="118" w:author="Federico" w:date="2019-06-14T12:30:00Z">
        <w:r>
          <w:rPr>
            <w:rFonts w:eastAsia="Calibri" w:cs="Calibri"/>
            <w:szCs w:val="24"/>
            <w:lang w:val="en-GB"/>
          </w:rPr>
          <w:t>The main uncertainty, h</w:t>
        </w:r>
        <w:r w:rsidRPr="00B808D3">
          <w:rPr>
            <w:rFonts w:eastAsia="Calibri" w:cs="Calibri"/>
            <w:szCs w:val="24"/>
            <w:lang w:val="en-GB"/>
          </w:rPr>
          <w:t>owever</w:t>
        </w:r>
        <w:r>
          <w:rPr>
            <w:rFonts w:eastAsia="Calibri" w:cs="Calibri"/>
            <w:szCs w:val="24"/>
            <w:lang w:val="en-GB"/>
          </w:rPr>
          <w:t>,</w:t>
        </w:r>
        <w:r w:rsidRPr="00B808D3">
          <w:rPr>
            <w:rFonts w:eastAsia="Calibri" w:cs="Calibri"/>
            <w:szCs w:val="24"/>
            <w:lang w:val="en-GB"/>
          </w:rPr>
          <w:t xml:space="preserve"> </w:t>
        </w:r>
        <w:r>
          <w:rPr>
            <w:rFonts w:eastAsia="Calibri" w:cs="Calibri"/>
            <w:szCs w:val="24"/>
            <w:lang w:val="en-GB"/>
          </w:rPr>
          <w:t xml:space="preserve">arises from the fact that </w:t>
        </w:r>
        <w:r w:rsidRPr="00B808D3">
          <w:rPr>
            <w:rFonts w:eastAsia="Calibri" w:cs="Calibri"/>
            <w:szCs w:val="24"/>
            <w:lang w:val="en-GB"/>
          </w:rPr>
          <w:t>the scales of observed value</w:t>
        </w:r>
        <w:r>
          <w:rPr>
            <w:rFonts w:eastAsia="Calibri" w:cs="Calibri"/>
            <w:szCs w:val="24"/>
            <w:lang w:val="en-GB"/>
          </w:rPr>
          <w:t>s</w:t>
        </w:r>
        <w:r w:rsidRPr="00B808D3">
          <w:rPr>
            <w:rFonts w:eastAsia="Calibri" w:cs="Calibri"/>
            <w:szCs w:val="24"/>
            <w:lang w:val="en-GB"/>
          </w:rPr>
          <w:t xml:space="preserve"> and thus of their related uncertainties, for modern instruments, </w:t>
        </w:r>
        <w:r>
          <w:rPr>
            <w:rFonts w:eastAsia="Calibri" w:cs="Calibri"/>
            <w:szCs w:val="24"/>
            <w:lang w:val="en-GB"/>
          </w:rPr>
          <w:t xml:space="preserve">are </w:t>
        </w:r>
        <w:r w:rsidRPr="00B808D3">
          <w:rPr>
            <w:rFonts w:eastAsia="Calibri" w:cs="Calibri"/>
            <w:szCs w:val="24"/>
            <w:lang w:val="en-GB"/>
          </w:rPr>
          <w:t xml:space="preserve">much smaller than the resolution of </w:t>
        </w:r>
        <w:r w:rsidRPr="00B808D3">
          <w:rPr>
            <w:rFonts w:eastAsia="Calibri" w:cs="Calibri"/>
            <w:szCs w:val="24"/>
            <w:lang w:val="en-GB"/>
          </w:rPr>
          <w:lastRenderedPageBreak/>
          <w:t xml:space="preserve">numerical weather prediction models. This means that, when comparing observation data and the </w:t>
        </w:r>
        <w:r>
          <w:rPr>
            <w:rFonts w:eastAsia="Calibri" w:cs="Calibri"/>
            <w:szCs w:val="24"/>
            <w:lang w:val="en-GB"/>
          </w:rPr>
          <w:t>model state</w:t>
        </w:r>
        <w:r w:rsidRPr="00B808D3">
          <w:rPr>
            <w:rFonts w:eastAsia="Calibri" w:cs="Calibri"/>
            <w:szCs w:val="24"/>
            <w:lang w:val="en-GB"/>
          </w:rPr>
          <w:t xml:space="preserve">, a representation error is unavoidably introduced. Typical values for the standard deviations of observation/numerical model </w:t>
        </w:r>
        <w:commentRangeStart w:id="119"/>
        <w:commentRangeStart w:id="120"/>
        <w:r w:rsidRPr="00B808D3">
          <w:rPr>
            <w:rFonts w:eastAsia="Calibri" w:cs="Calibri"/>
            <w:szCs w:val="24"/>
            <w:lang w:val="en-GB"/>
          </w:rPr>
          <w:t>output</w:t>
        </w:r>
        <w:commentRangeEnd w:id="119"/>
        <w:r>
          <w:rPr>
            <w:rStyle w:val="CommentReference"/>
          </w:rPr>
          <w:commentReference w:id="119"/>
        </w:r>
      </w:moveTo>
      <w:commentRangeEnd w:id="120"/>
      <w:r w:rsidR="000339AC">
        <w:rPr>
          <w:rStyle w:val="CommentReference"/>
        </w:rPr>
        <w:commentReference w:id="120"/>
      </w:r>
      <w:moveTo w:id="121" w:author="Federico" w:date="2019-06-14T12:30:00Z">
        <w:r w:rsidRPr="00B808D3">
          <w:rPr>
            <w:rFonts w:eastAsia="Calibri" w:cs="Calibri"/>
            <w:szCs w:val="24"/>
            <w:lang w:val="en-GB"/>
          </w:rPr>
          <w:t xml:space="preserve"> </w:t>
        </w:r>
        <w:r w:rsidRPr="001E319B">
          <w:rPr>
            <w:rFonts w:eastAsia="Calibri" w:cs="Calibri"/>
            <w:color w:val="FF0000"/>
            <w:szCs w:val="24"/>
            <w:lang w:val="en-GB"/>
          </w:rPr>
          <w:t>(k=2)</w:t>
        </w:r>
      </w:moveTo>
      <w:r w:rsidR="00427CAE">
        <w:rPr>
          <w:rFonts w:eastAsia="Calibri" w:cs="Calibri"/>
          <w:color w:val="FF0000"/>
          <w:szCs w:val="24"/>
          <w:lang w:val="en-GB"/>
        </w:rPr>
        <w:t>???</w:t>
      </w:r>
      <w:moveTo w:id="122" w:author="Federico" w:date="2019-06-14T12:30:00Z">
        <w:r w:rsidRPr="001E319B">
          <w:rPr>
            <w:rFonts w:eastAsia="Calibri" w:cs="Calibri"/>
            <w:color w:val="FF0000"/>
            <w:szCs w:val="24"/>
            <w:lang w:val="en-GB"/>
          </w:rPr>
          <w:t xml:space="preserve"> </w:t>
        </w:r>
        <w:r w:rsidRPr="00B808D3">
          <w:rPr>
            <w:rFonts w:eastAsia="Calibri" w:cs="Calibri"/>
            <w:szCs w:val="24"/>
            <w:lang w:val="en-GB"/>
          </w:rPr>
          <w:t>in mid-latitudes is between 4-6 ms</w:t>
        </w:r>
        <w:r w:rsidRPr="00D87DD2">
          <w:rPr>
            <w:rFonts w:eastAsia="Calibri" w:cs="Calibri"/>
            <w:szCs w:val="24"/>
            <w:vertAlign w:val="superscript"/>
            <w:lang w:val="en-GB"/>
          </w:rPr>
          <w:t>-1</w:t>
        </w:r>
        <w:r w:rsidRPr="00B808D3">
          <w:rPr>
            <w:rFonts w:eastAsia="Calibri" w:cs="Calibri"/>
            <w:szCs w:val="24"/>
            <w:lang w:val="en-GB"/>
          </w:rPr>
          <w:t xml:space="preserve"> in the lower troposphere, and rises up to 4-9 ms</w:t>
        </w:r>
        <w:r w:rsidRPr="0086588B">
          <w:rPr>
            <w:rFonts w:eastAsia="Calibri" w:cs="Calibri"/>
            <w:szCs w:val="24"/>
            <w:vertAlign w:val="superscript"/>
            <w:lang w:val="en-GB"/>
          </w:rPr>
          <w:t>-1</w:t>
        </w:r>
        <w:r w:rsidRPr="00B808D3">
          <w:rPr>
            <w:rFonts w:eastAsia="Calibri" w:cs="Calibri"/>
            <w:szCs w:val="24"/>
            <w:lang w:val="en-GB"/>
          </w:rPr>
          <w:t xml:space="preserve"> in the upper troposphere. For comparison, both the random vector error and the systematic bias for GPS wind</w:t>
        </w:r>
        <w:r>
          <w:rPr>
            <w:rFonts w:eastAsia="Calibri" w:cs="Calibri"/>
            <w:szCs w:val="24"/>
            <w:lang w:val="en-GB"/>
          </w:rPr>
          <w:t xml:space="preserve"> </w:t>
        </w:r>
        <w:r w:rsidRPr="00B808D3">
          <w:rPr>
            <w:rFonts w:eastAsia="Calibri" w:cs="Calibri"/>
            <w:szCs w:val="24"/>
            <w:lang w:val="en-GB"/>
          </w:rPr>
          <w:t>finding systems do not typically exceed 1 ms</w:t>
        </w:r>
      </w:moveTo>
      <w:r w:rsidR="00A2595E" w:rsidRPr="00A2595E">
        <w:rPr>
          <w:rFonts w:eastAsia="Calibri" w:cs="Calibri"/>
          <w:szCs w:val="24"/>
          <w:vertAlign w:val="superscript"/>
          <w:lang w:val="en-GB"/>
        </w:rPr>
        <w:t>-1</w:t>
      </w:r>
      <w:moveTo w:id="123" w:author="Federico" w:date="2019-06-14T12:30:00Z">
        <w:r w:rsidRPr="00B808D3">
          <w:rPr>
            <w:rFonts w:eastAsia="Calibri" w:cs="Calibri"/>
            <w:szCs w:val="24"/>
            <w:lang w:val="en-GB"/>
          </w:rPr>
          <w:t xml:space="preserve">, resulting in an overestimation of the uncertainties due to limitations in the theoretical model outputs. </w:t>
        </w:r>
        <w:r w:rsidRPr="00B808D3">
          <w:rPr>
            <w:rFonts w:eastAsia="Calibri" w:cs="Calibri"/>
            <w:szCs w:val="24"/>
            <w:lang w:val="en-GB"/>
          </w:rPr>
          <w:fldChar w:fldCharType="begin"/>
        </w:r>
        <w:r w:rsidRPr="00B808D3">
          <w:rPr>
            <w:rFonts w:eastAsia="Calibri" w:cs="Calibri"/>
            <w:szCs w:val="24"/>
            <w:lang w:val="en-GB"/>
          </w:rPr>
          <w:instrText xml:space="preserve"> REF _Ref11159431 \h </w:instrText>
        </w:r>
        <w:r>
          <w:rPr>
            <w:rFonts w:eastAsia="Calibri" w:cs="Calibri"/>
            <w:szCs w:val="24"/>
            <w:lang w:val="en-GB"/>
          </w:rPr>
          <w:instrText xml:space="preserve"> \* MERGEFORMAT </w:instrText>
        </w:r>
      </w:moveTo>
      <w:r w:rsidRPr="00B808D3">
        <w:rPr>
          <w:rFonts w:eastAsia="Calibri" w:cs="Calibri"/>
          <w:szCs w:val="24"/>
          <w:lang w:val="en-GB"/>
        </w:rPr>
      </w:r>
      <w:moveTo w:id="124" w:author="Federico" w:date="2019-06-14T12:30:00Z">
        <w:r w:rsidRPr="00B808D3">
          <w:rPr>
            <w:rFonts w:eastAsia="Calibri" w:cs="Calibri"/>
            <w:szCs w:val="24"/>
            <w:lang w:val="en-GB"/>
          </w:rPr>
          <w:fldChar w:fldCharType="separate"/>
        </w:r>
        <w:r w:rsidRPr="00B808D3">
          <w:rPr>
            <w:szCs w:val="24"/>
          </w:rPr>
          <w:t>Fig</w:t>
        </w:r>
      </w:moveTo>
      <w:r w:rsidR="002201ED">
        <w:rPr>
          <w:szCs w:val="24"/>
        </w:rPr>
        <w:t>.</w:t>
      </w:r>
      <w:moveTo w:id="125" w:author="Federico" w:date="2019-06-14T12:30:00Z">
        <w:r w:rsidRPr="00B808D3">
          <w:rPr>
            <w:szCs w:val="24"/>
          </w:rPr>
          <w:t xml:space="preserve"> </w:t>
        </w:r>
        <w:r w:rsidRPr="00B808D3">
          <w:rPr>
            <w:noProof/>
            <w:szCs w:val="24"/>
          </w:rPr>
          <w:t>1</w:t>
        </w:r>
        <w:r w:rsidRPr="00B808D3">
          <w:rPr>
            <w:rFonts w:eastAsia="Calibri" w:cs="Calibri"/>
            <w:szCs w:val="24"/>
            <w:lang w:val="en-GB"/>
          </w:rPr>
          <w:fldChar w:fldCharType="end"/>
        </w:r>
        <w:r w:rsidRPr="00B808D3">
          <w:rPr>
            <w:rFonts w:eastAsia="Calibri" w:cs="Calibri"/>
            <w:szCs w:val="24"/>
            <w:lang w:val="en-GB"/>
          </w:rPr>
          <w:t xml:space="preserve"> shows the results for the root-mean-squared vector wind differences</w:t>
        </w:r>
        <w:r>
          <w:rPr>
            <w:rFonts w:eastAsia="Calibri" w:cs="Calibri"/>
            <w:szCs w:val="24"/>
            <w:lang w:val="en-GB"/>
          </w:rPr>
          <w:t xml:space="preserve">, that is a combination of wind speed error and wind </w:t>
        </w:r>
        <w:commentRangeStart w:id="126"/>
        <w:r>
          <w:rPr>
            <w:rFonts w:eastAsia="Calibri" w:cs="Calibri"/>
            <w:szCs w:val="24"/>
            <w:lang w:val="en-GB"/>
          </w:rPr>
          <w:t>direction</w:t>
        </w:r>
        <w:commentRangeEnd w:id="126"/>
        <w:r>
          <w:rPr>
            <w:rStyle w:val="CommentReference"/>
          </w:rPr>
          <w:commentReference w:id="126"/>
        </w:r>
        <w:r>
          <w:rPr>
            <w:rFonts w:eastAsia="Calibri" w:cs="Calibri"/>
            <w:szCs w:val="24"/>
            <w:lang w:val="en-GB"/>
          </w:rPr>
          <w:t xml:space="preserve"> error,</w:t>
        </w:r>
        <w:r w:rsidRPr="00B808D3">
          <w:rPr>
            <w:rFonts w:eastAsia="Calibri" w:cs="Calibri"/>
            <w:szCs w:val="24"/>
            <w:lang w:val="en-GB"/>
          </w:rPr>
          <w:t xml:space="preserve"> </w:t>
        </w:r>
        <w:r w:rsidRPr="001E319B">
          <w:rPr>
            <w:rFonts w:eastAsia="Calibri" w:cs="Calibri"/>
            <w:color w:val="FF0000"/>
            <w:szCs w:val="24"/>
            <w:lang w:val="en-GB"/>
          </w:rPr>
          <w:t>(k=</w:t>
        </w:r>
        <w:commentRangeStart w:id="127"/>
        <w:r w:rsidRPr="001E319B">
          <w:rPr>
            <w:rFonts w:eastAsia="Calibri" w:cs="Calibri"/>
            <w:color w:val="FF0000"/>
            <w:szCs w:val="24"/>
            <w:lang w:val="en-GB"/>
          </w:rPr>
          <w:t>1</w:t>
        </w:r>
      </w:moveTo>
      <w:commentRangeEnd w:id="127"/>
      <w:r w:rsidR="001C12FB">
        <w:rPr>
          <w:rStyle w:val="CommentReference"/>
        </w:rPr>
        <w:commentReference w:id="127"/>
      </w:r>
      <w:moveTo w:id="128" w:author="Federico" w:date="2019-06-14T12:30:00Z">
        <w:r w:rsidRPr="001E319B">
          <w:rPr>
            <w:rFonts w:eastAsia="Calibri" w:cs="Calibri"/>
            <w:color w:val="FF0000"/>
            <w:szCs w:val="24"/>
            <w:lang w:val="en-GB"/>
          </w:rPr>
          <w:t>)</w:t>
        </w:r>
      </w:moveTo>
      <w:r w:rsidR="00427CAE">
        <w:rPr>
          <w:rFonts w:eastAsia="Calibri" w:cs="Calibri"/>
          <w:color w:val="FF0000"/>
          <w:szCs w:val="24"/>
          <w:lang w:val="en-GB"/>
        </w:rPr>
        <w:t>???</w:t>
      </w:r>
      <w:moveTo w:id="129" w:author="Federico" w:date="2019-06-14T12:30:00Z">
        <w:r w:rsidRPr="001E319B">
          <w:rPr>
            <w:rFonts w:eastAsia="Calibri" w:cs="Calibri"/>
            <w:color w:val="FF0000"/>
            <w:szCs w:val="24"/>
            <w:lang w:val="en-GB"/>
          </w:rPr>
          <w:t xml:space="preserve"> </w:t>
        </w:r>
        <w:r w:rsidRPr="00B808D3">
          <w:rPr>
            <w:rFonts w:eastAsia="Calibri" w:cs="Calibri"/>
            <w:szCs w:val="24"/>
            <w:lang w:val="en-GB"/>
          </w:rPr>
          <w:t>for different time separation</w:t>
        </w:r>
        <w:r>
          <w:rPr>
            <w:rFonts w:eastAsia="Calibri" w:cs="Calibri"/>
            <w:szCs w:val="24"/>
            <w:lang w:val="en-GB"/>
          </w:rPr>
          <w:t xml:space="preserve">s, for 11 pairs of observation, obtained during the </w:t>
        </w:r>
        <w:r w:rsidRPr="00B808D3">
          <w:rPr>
            <w:rFonts w:eastAsia="Calibri" w:cs="Calibri"/>
            <w:szCs w:val="24"/>
            <w:lang w:val="en-GB"/>
          </w:rPr>
          <w:t>Yangjing</w:t>
        </w:r>
        <w:r>
          <w:rPr>
            <w:rFonts w:eastAsia="Calibri" w:cs="Calibri"/>
            <w:szCs w:val="24"/>
            <w:lang w:val="en-GB"/>
          </w:rPr>
          <w:t xml:space="preserve"> radiosonde inter-comparison campaign. </w:t>
        </w:r>
      </w:moveTo>
    </w:p>
    <w:moveToRangeEnd w:id="117"/>
    <w:p w14:paraId="524C233A" w14:textId="6B382E86" w:rsidR="00933945" w:rsidRDefault="00933945" w:rsidP="005E3B5B">
      <w:pPr>
        <w:jc w:val="both"/>
        <w:rPr>
          <w:rFonts w:eastAsia="Calibri" w:cs="Calibri"/>
          <w:szCs w:val="24"/>
          <w:lang w:val="en-GB"/>
        </w:rPr>
      </w:pPr>
    </w:p>
    <w:p w14:paraId="655DBD9E" w14:textId="7FDACE34" w:rsidR="00821B19" w:rsidRDefault="00821B19" w:rsidP="005E3B5B">
      <w:pPr>
        <w:jc w:val="both"/>
        <w:rPr>
          <w:rFonts w:eastAsia="Calibri" w:cs="Calibri"/>
          <w:szCs w:val="24"/>
          <w:lang w:val="en-GB"/>
        </w:rPr>
      </w:pPr>
      <w:r>
        <w:rPr>
          <w:rFonts w:eastAsia="Calibri" w:cs="Calibri"/>
          <w:szCs w:val="24"/>
          <w:lang w:val="en-GB"/>
        </w:rPr>
        <w:t>The odb files provided by the ECMWF include the observed values as well as the departures for the wind u- and v-components. The wind direction and speed value are then calculated from the orthogonal components, as well as the departures needed for the calculation of the Desroziers diagnostics.</w:t>
      </w:r>
    </w:p>
    <w:p w14:paraId="07F5FD53" w14:textId="77777777" w:rsidR="002128AC" w:rsidRPr="00B808D3" w:rsidRDefault="002128AC" w:rsidP="005E3B5B">
      <w:pPr>
        <w:jc w:val="both"/>
        <w:rPr>
          <w:rFonts w:eastAsia="Calibri" w:cs="Calibri"/>
          <w:szCs w:val="24"/>
          <w:lang w:val="en-GB"/>
        </w:rPr>
      </w:pPr>
    </w:p>
    <w:p w14:paraId="709258EE" w14:textId="2615F41A" w:rsidR="00E807D5" w:rsidRPr="00860EFE" w:rsidDel="002672BA" w:rsidRDefault="002672BA" w:rsidP="005E3B5B">
      <w:pPr>
        <w:jc w:val="both"/>
        <w:rPr>
          <w:del w:id="130" w:author="Federico" w:date="2019-06-14T12:59:00Z"/>
          <w:rFonts w:eastAsia="Calibri" w:cs="Calibri"/>
          <w:szCs w:val="24"/>
        </w:rPr>
      </w:pPr>
      <w:ins w:id="131" w:author="Federico" w:date="2019-06-14T12:59:00Z">
        <w:r w:rsidRPr="002672BA">
          <w:rPr>
            <w:rFonts w:eastAsia="Calibri" w:cs="Calibri"/>
            <w:b/>
            <w:szCs w:val="24"/>
            <w:lang w:val="en-GB"/>
            <w:rPrChange w:id="132" w:author="Federico" w:date="2019-06-14T13:01:00Z">
              <w:rPr>
                <w:rFonts w:eastAsia="Calibri" w:cs="Calibri"/>
                <w:szCs w:val="24"/>
                <w:lang w:val="en-GB"/>
              </w:rPr>
            </w:rPrChange>
          </w:rPr>
          <w:t>3.1</w:t>
        </w:r>
        <w:r>
          <w:rPr>
            <w:rFonts w:eastAsia="Calibri" w:cs="Calibri"/>
            <w:szCs w:val="24"/>
            <w:lang w:val="en-GB"/>
          </w:rPr>
          <w:t xml:space="preserve"> </w:t>
        </w:r>
        <w:r w:rsidRPr="000F18A6">
          <w:rPr>
            <w:rFonts w:eastAsia="Calibri" w:cs="Calibri"/>
            <w:b/>
            <w:szCs w:val="24"/>
            <w:lang w:val="en-GB"/>
            <w:rPrChange w:id="133" w:author="Federico" w:date="2019-06-14T13:05:00Z">
              <w:rPr>
                <w:rFonts w:eastAsia="Calibri" w:cs="Calibri"/>
                <w:szCs w:val="24"/>
                <w:lang w:val="en-GB"/>
              </w:rPr>
            </w:rPrChange>
          </w:rPr>
          <w:t>Outlier removal</w:t>
        </w:r>
      </w:ins>
    </w:p>
    <w:p w14:paraId="33424A2F" w14:textId="66D3C5ED" w:rsidR="002672BA" w:rsidRDefault="002672BA">
      <w:pPr>
        <w:jc w:val="both"/>
        <w:rPr>
          <w:ins w:id="134" w:author="Federico" w:date="2019-06-14T13:00:00Z"/>
          <w:rFonts w:eastAsia="Calibri" w:cs="Calibri"/>
          <w:lang w:val="en-GB"/>
        </w:rPr>
        <w:pPrChange w:id="135" w:author="Federico" w:date="2019-06-14T12:59:00Z">
          <w:pPr>
            <w:pStyle w:val="Heading2"/>
            <w:ind w:left="0" w:firstLine="0"/>
          </w:pPr>
        </w:pPrChange>
      </w:pPr>
    </w:p>
    <w:p w14:paraId="13F82683" w14:textId="0A195739" w:rsidR="00372EFF" w:rsidRPr="00990C3E" w:rsidDel="000708DC" w:rsidRDefault="00B71AD8">
      <w:pPr>
        <w:pStyle w:val="Captionsimages"/>
        <w:rPr>
          <w:del w:id="136" w:author="Federico" w:date="2019-06-14T12:29:00Z"/>
        </w:rPr>
        <w:pPrChange w:id="137" w:author="Federico" w:date="2019-06-14T13:05:00Z">
          <w:pPr>
            <w:pStyle w:val="Heading2"/>
          </w:pPr>
        </w:pPrChange>
      </w:pPr>
      <w:bookmarkStart w:id="138" w:name="_Toc11407722"/>
      <w:del w:id="139" w:author="Federico" w:date="2019-06-14T12:29:00Z">
        <w:r w:rsidRPr="00990C3E" w:rsidDel="000708DC">
          <w:delText>Outliers Removal</w:delText>
        </w:r>
        <w:bookmarkEnd w:id="138"/>
        <w:r w:rsidRPr="00990C3E" w:rsidDel="000708DC">
          <w:delText xml:space="preserve"> </w:delText>
        </w:r>
        <w:bookmarkStart w:id="140" w:name="_Toc11317422"/>
      </w:del>
    </w:p>
    <w:p w14:paraId="31EA20F8" w14:textId="1A69F442" w:rsidR="00602B49" w:rsidRDefault="00B71AD8">
      <w:pPr>
        <w:pStyle w:val="Captionsimages"/>
        <w:pPrChange w:id="141" w:author="Federico" w:date="2019-06-14T13:05:00Z">
          <w:pPr>
            <w:pStyle w:val="Heading2"/>
            <w:numPr>
              <w:ilvl w:val="0"/>
              <w:numId w:val="0"/>
            </w:numPr>
            <w:ind w:left="0" w:firstLine="0"/>
          </w:pPr>
        </w:pPrChange>
      </w:pPr>
      <w:bookmarkStart w:id="142" w:name="_Toc11407723"/>
      <w:r w:rsidRPr="00990C3E">
        <w:t xml:space="preserve">Before </w:t>
      </w:r>
      <w:commentRangeStart w:id="143"/>
      <w:commentRangeStart w:id="144"/>
      <w:r w:rsidRPr="00990C3E">
        <w:t>proceeding</w:t>
      </w:r>
      <w:commentRangeEnd w:id="143"/>
      <w:r w:rsidR="00AF4E2E" w:rsidRPr="00B15A90">
        <w:rPr>
          <w:rStyle w:val="CommentReference"/>
          <w:b/>
          <w:bCs/>
          <w:sz w:val="24"/>
          <w:szCs w:val="24"/>
        </w:rPr>
        <w:commentReference w:id="143"/>
      </w:r>
      <w:commentRangeEnd w:id="144"/>
      <w:r w:rsidR="008B5B24" w:rsidRPr="00B15A90">
        <w:rPr>
          <w:rStyle w:val="CommentReference"/>
          <w:b/>
          <w:bCs/>
          <w:sz w:val="24"/>
          <w:szCs w:val="24"/>
        </w:rPr>
        <w:commentReference w:id="144"/>
      </w:r>
      <w:r w:rsidRPr="00990C3E">
        <w:t xml:space="preserve"> to the extraction of the measurement errors, outliers values are removed </w:t>
      </w:r>
      <w:del w:id="145" w:author="Federico" w:date="2019-06-14T13:00:00Z">
        <w:r w:rsidRPr="00990C3E" w:rsidDel="002672BA">
          <w:delText>from</w:delText>
        </w:r>
        <w:r w:rsidRPr="00990C3E" w:rsidDel="00E807D5">
          <w:delText xml:space="preserve"> </w:delText>
        </w:r>
        <w:r w:rsidRPr="00990C3E" w:rsidDel="002672BA">
          <w:delText>the</w:delText>
        </w:r>
      </w:del>
      <w:ins w:id="146" w:author="Federico" w:date="2019-06-14T13:00:00Z">
        <w:r w:rsidR="002672BA" w:rsidRPr="00990C3E">
          <w:t>from the</w:t>
        </w:r>
      </w:ins>
      <w:r w:rsidRPr="00990C3E">
        <w:t xml:space="preserve"> </w:t>
      </w:r>
      <w:ins w:id="147" w:author="Federico" w:date="2019-06-14T12:50:00Z">
        <w:r w:rsidR="002672BA" w:rsidRPr="00990C3E">
          <w:t>departure data</w:t>
        </w:r>
      </w:ins>
      <w:ins w:id="148" w:author="Federico" w:date="2019-06-14T15:53:00Z">
        <w:r w:rsidR="006C7CEC">
          <w:t>.</w:t>
        </w:r>
      </w:ins>
      <w:r w:rsidR="00860EFE">
        <w:t xml:space="preserve"> This is done to ensure better statistical robustness. The </w:t>
      </w:r>
      <w:ins w:id="149" w:author="Federico" w:date="2019-06-14T15:53:00Z">
        <w:r w:rsidR="006C7CEC">
          <w:t>Desroziers diagnostics is indeed sensitive to outlier values, especially when averaging over short time interval</w:t>
        </w:r>
      </w:ins>
      <w:r w:rsidR="00860EFE">
        <w:t>, where one single outlier can result in large discrepancies in the error calculation</w:t>
      </w:r>
      <w:ins w:id="150" w:author="Federico" w:date="2019-06-14T15:53:00Z">
        <w:r w:rsidR="006C7CEC">
          <w:t xml:space="preserve">. </w:t>
        </w:r>
      </w:ins>
      <w:ins w:id="151" w:author="Federico" w:date="2019-06-14T15:54:00Z">
        <w:r w:rsidR="006C7CEC">
          <w:t xml:space="preserve">We use </w:t>
        </w:r>
      </w:ins>
      <w:del w:id="152" w:author="Federico" w:date="2019-06-14T12:50:00Z">
        <w:r w:rsidRPr="00990C3E" w:rsidDel="00D636FF">
          <w:delText>data sets</w:delText>
        </w:r>
      </w:del>
      <w:del w:id="153" w:author="Federico" w:date="2019-06-14T15:52:00Z">
        <w:r w:rsidRPr="00990C3E" w:rsidDel="006C7CEC">
          <w:delText xml:space="preserve"> </w:delText>
        </w:r>
      </w:del>
      <w:del w:id="154" w:author="Federico" w:date="2019-06-14T15:54:00Z">
        <w:r w:rsidRPr="00990C3E" w:rsidDel="006C7CEC">
          <w:delText xml:space="preserve">using </w:delText>
        </w:r>
      </w:del>
      <w:r w:rsidRPr="00990C3E">
        <w:t xml:space="preserve">quartiles statistics in the following way. The 25% and 75% percent quartiles, denoted with q25 and q75 respectively, are computed using the original datasets of the analysis and background departures. An arbitrary </w:t>
      </w:r>
      <w:del w:id="155" w:author="Federico" w:date="2019-06-14T15:55:00Z">
        <w:r w:rsidRPr="00990C3E" w:rsidDel="00B653C7">
          <w:delText xml:space="preserve">cut </w:delText>
        </w:r>
      </w:del>
      <w:r w:rsidRPr="00990C3E">
        <w:t xml:space="preserve">parameter </w:t>
      </w:r>
      <w:ins w:id="156" w:author="Federico" w:date="2019-06-14T15:55:00Z">
        <w:r w:rsidR="00B653C7" w:rsidRPr="00B653C7">
          <w:rPr>
            <w:i/>
            <w:rPrChange w:id="157" w:author="Federico" w:date="2019-06-14T15:55:00Z">
              <w:rPr>
                <w:b/>
              </w:rPr>
            </w:rPrChange>
          </w:rPr>
          <w:t>cut=</w:t>
        </w:r>
      </w:ins>
      <w:del w:id="158" w:author="Federico" w:date="2019-06-14T15:55:00Z">
        <w:r w:rsidRPr="00B653C7" w:rsidDel="00B653C7">
          <w:rPr>
            <w:i/>
            <w:rPrChange w:id="159" w:author="Federico" w:date="2019-06-14T15:55:00Z">
              <w:rPr>
                <w:b/>
              </w:rPr>
            </w:rPrChange>
          </w:rPr>
          <w:delText xml:space="preserve">of </w:delText>
        </w:r>
      </w:del>
      <w:r w:rsidRPr="00B653C7">
        <w:rPr>
          <w:i/>
          <w:rPrChange w:id="160" w:author="Federico" w:date="2019-06-14T15:55:00Z">
            <w:rPr>
              <w:b/>
            </w:rPr>
          </w:rPrChange>
        </w:rPr>
        <w:t>1.5</w:t>
      </w:r>
      <w:r w:rsidRPr="00990C3E">
        <w:t xml:space="preserve"> is then employed to calculate a</w:t>
      </w:r>
      <w:bookmarkEnd w:id="140"/>
      <w:bookmarkEnd w:id="142"/>
      <w:ins w:id="161" w:author="Federico" w:date="2019-06-14T15:55:00Z">
        <w:r w:rsidR="00B653C7">
          <w:t xml:space="preserve"> cut_off value:</w:t>
        </w:r>
      </w:ins>
      <w:r w:rsidRPr="00990C3E">
        <w:t xml:space="preserve"> </w:t>
      </w:r>
    </w:p>
    <w:p w14:paraId="6DCC55C0" w14:textId="77777777" w:rsidR="00352F22" w:rsidRDefault="00352F22" w:rsidP="00352F22">
      <w:pPr>
        <w:pStyle w:val="Captionsimages"/>
        <w:rPr>
          <w:ins w:id="162" w:author="Federico" w:date="2019-06-14T15:54:00Z"/>
        </w:rPr>
      </w:pPr>
    </w:p>
    <w:p w14:paraId="69F68D21" w14:textId="099B3007" w:rsidR="00B653C7" w:rsidRDefault="00B653C7">
      <w:pPr>
        <w:pStyle w:val="Captionsimages"/>
        <w:rPr>
          <w:ins w:id="163" w:author="Federico" w:date="2019-06-14T13:04:00Z"/>
        </w:rPr>
        <w:pPrChange w:id="164" w:author="Federico" w:date="2019-06-14T13:05:00Z">
          <w:pPr>
            <w:pStyle w:val="Heading2"/>
            <w:numPr>
              <w:ilvl w:val="0"/>
              <w:numId w:val="0"/>
            </w:numPr>
            <w:ind w:left="0" w:firstLine="0"/>
          </w:pPr>
        </w:pPrChange>
      </w:pPr>
      <m:oMathPara>
        <m:oMath>
          <m:r>
            <w:ins w:id="165" w:author="Federico" w:date="2019-06-14T15:55:00Z">
              <w:rPr>
                <w:rFonts w:ascii="Cambria Math" w:hAnsi="Cambria Math"/>
              </w:rPr>
              <m:t>cut_off=</m:t>
            </w:ins>
          </m:r>
          <m:r>
            <w:ins w:id="166" w:author="Federico" w:date="2019-06-14T15:55:00Z">
              <m:rPr>
                <m:sty m:val="p"/>
              </m:rPr>
              <w:rPr>
                <w:rFonts w:ascii="Cambria Math" w:hAnsi="Cambria Math"/>
              </w:rPr>
              <m:t>(q75-q25)*cut</m:t>
            </w:ins>
          </m:r>
        </m:oMath>
      </m:oMathPara>
    </w:p>
    <w:p w14:paraId="39E82C24" w14:textId="1B4823BF" w:rsidR="002F7462" w:rsidRPr="00990C3E" w:rsidRDefault="002F7462">
      <w:pPr>
        <w:pStyle w:val="Captionsimages"/>
        <w:pPrChange w:id="167" w:author="Federico" w:date="2019-06-14T13:05:00Z">
          <w:pPr>
            <w:pStyle w:val="Heading2"/>
            <w:numPr>
              <w:ilvl w:val="0"/>
              <w:numId w:val="0"/>
            </w:numPr>
            <w:ind w:left="3456" w:firstLine="144"/>
          </w:pPr>
        </w:pPrChange>
      </w:pPr>
    </w:p>
    <w:p w14:paraId="5DA2181D" w14:textId="0AF81362" w:rsidR="00892DDD" w:rsidRPr="00B15A90" w:rsidRDefault="00B71AD8">
      <w:pPr>
        <w:pStyle w:val="Captionsimages"/>
        <w:pPrChange w:id="168" w:author="Federico" w:date="2019-06-14T13:05:00Z">
          <w:pPr>
            <w:pStyle w:val="Heading2"/>
            <w:numPr>
              <w:ilvl w:val="0"/>
              <w:numId w:val="0"/>
            </w:numPr>
            <w:ind w:left="0" w:firstLine="0"/>
          </w:pPr>
        </w:pPrChange>
      </w:pPr>
      <w:bookmarkStart w:id="169" w:name="_Toc11317424"/>
      <w:bookmarkStart w:id="170" w:name="_Toc11407727"/>
      <w:r w:rsidRPr="00B15A90">
        <w:t>The values in the data below the lower value q25-cut_off and greater than the upper value q75+cut_off are disregarded when computing the Desroziers averages and errors.</w:t>
      </w:r>
      <w:bookmarkEnd w:id="169"/>
      <w:r w:rsidRPr="00B15A90">
        <w:t xml:space="preserve"> </w:t>
      </w:r>
      <w:r w:rsidR="00892DDD" w:rsidRPr="00B15A90">
        <w:t xml:space="preserve"> </w:t>
      </w:r>
      <w:r w:rsidR="003041B7" w:rsidRPr="00B15A90">
        <w:t>For the case of a normal distribution</w:t>
      </w:r>
      <w:r w:rsidR="00BD713E" w:rsidRPr="00B15A90">
        <w:t>,</w:t>
      </w:r>
      <w:r w:rsidR="003041B7" w:rsidRPr="00B15A90">
        <w:t xml:space="preserve"> this means that 0.7% of data are </w:t>
      </w:r>
      <w:r w:rsidR="00AD2657">
        <w:t>rejected</w:t>
      </w:r>
      <w:r w:rsidR="003041B7" w:rsidRPr="00B15A90">
        <w:t>.</w:t>
      </w:r>
      <w:bookmarkEnd w:id="170"/>
      <w:r w:rsidR="000F6AD8">
        <w:t xml:space="preserve"> </w:t>
      </w:r>
    </w:p>
    <w:p w14:paraId="5DBA6163" w14:textId="3CDD6022" w:rsidR="00C2101B" w:rsidRDefault="00C2101B" w:rsidP="005E3B5B">
      <w:pPr>
        <w:jc w:val="both"/>
        <w:rPr>
          <w:rFonts w:eastAsia="Calibri" w:cs="Calibri"/>
          <w:szCs w:val="24"/>
        </w:rPr>
      </w:pPr>
    </w:p>
    <w:p w14:paraId="13BDBB57" w14:textId="5E09C4E6" w:rsidR="007D264A" w:rsidRDefault="007D264A" w:rsidP="005E3B5B">
      <w:pPr>
        <w:jc w:val="both"/>
        <w:rPr>
          <w:rFonts w:eastAsia="Calibri" w:cs="Calibri"/>
          <w:szCs w:val="24"/>
        </w:rPr>
      </w:pPr>
      <w:commentRangeStart w:id="171"/>
      <w:r>
        <w:rPr>
          <w:rFonts w:eastAsia="Calibri" w:cs="Calibri"/>
          <w:szCs w:val="24"/>
        </w:rPr>
        <w:t>The</w:t>
      </w:r>
      <w:commentRangeEnd w:id="171"/>
      <w:r w:rsidR="0006241B">
        <w:rPr>
          <w:rStyle w:val="CommentReference"/>
        </w:rPr>
        <w:commentReference w:id="171"/>
      </w:r>
      <w:r>
        <w:rPr>
          <w:rFonts w:eastAsia="Calibri" w:cs="Calibri"/>
          <w:szCs w:val="24"/>
        </w:rPr>
        <w:t xml:space="preserve"> number of outliers found in each dataset depends largely on the pressure levels, and on the time period considered. Generally the number of outliers does not exceed 3% of the wind speed data, </w:t>
      </w:r>
      <w:r w:rsidR="001515C4">
        <w:rPr>
          <w:rFonts w:eastAsia="Calibri" w:cs="Calibri"/>
          <w:szCs w:val="24"/>
        </w:rPr>
        <w:t>in the case of wind speed. For the temperature,</w:t>
      </w:r>
      <w:r>
        <w:rPr>
          <w:rFonts w:eastAsia="Calibri" w:cs="Calibri"/>
          <w:szCs w:val="24"/>
        </w:rPr>
        <w:t xml:space="preserve"> the number is slightly higher, especially for depar</w:t>
      </w:r>
      <w:r w:rsidR="00163572">
        <w:rPr>
          <w:rFonts w:eastAsia="Calibri" w:cs="Calibri"/>
          <w:szCs w:val="24"/>
        </w:rPr>
        <w:t xml:space="preserve">tures in the upper troposphere, settling around 10%. The outliers however are still reasonably close to the lower and upper cuts, and the calculation of the Desroziers average is not </w:t>
      </w:r>
      <w:r w:rsidR="001E564D">
        <w:rPr>
          <w:rFonts w:eastAsia="Calibri" w:cs="Calibri"/>
          <w:szCs w:val="24"/>
        </w:rPr>
        <w:t xml:space="preserve">majorly </w:t>
      </w:r>
      <w:r w:rsidR="00163572">
        <w:rPr>
          <w:rFonts w:eastAsia="Calibri" w:cs="Calibri"/>
          <w:szCs w:val="24"/>
        </w:rPr>
        <w:t xml:space="preserve">affected by their inclusion or exclusion. </w:t>
      </w:r>
    </w:p>
    <w:p w14:paraId="721E0DCA" w14:textId="77777777" w:rsidR="00E020E5" w:rsidRPr="002672BA" w:rsidRDefault="00E020E5" w:rsidP="005E3B5B">
      <w:pPr>
        <w:jc w:val="both"/>
        <w:rPr>
          <w:rFonts w:eastAsia="Calibri" w:cs="Calibri"/>
          <w:szCs w:val="24"/>
        </w:rPr>
      </w:pPr>
    </w:p>
    <w:p w14:paraId="190A90C9" w14:textId="77777777" w:rsidR="00055637" w:rsidRPr="00B808D3" w:rsidRDefault="005E3B5B" w:rsidP="0015776D">
      <w:pPr>
        <w:pStyle w:val="Heading1"/>
      </w:pPr>
      <w:bookmarkStart w:id="172" w:name="_Toc11407728"/>
      <w:r w:rsidRPr="00B808D3">
        <w:t>Results</w:t>
      </w:r>
      <w:bookmarkEnd w:id="172"/>
    </w:p>
    <w:p w14:paraId="45613A53" w14:textId="4345F874" w:rsidR="005E3B5B" w:rsidRPr="00B808D3" w:rsidRDefault="005E3B5B" w:rsidP="00F556EF">
      <w:pPr>
        <w:jc w:val="both"/>
        <w:rPr>
          <w:rFonts w:eastAsia="Calibri" w:cs="Calibri"/>
          <w:noProof/>
          <w:szCs w:val="24"/>
        </w:rPr>
      </w:pPr>
      <w:commentRangeStart w:id="173"/>
      <w:commentRangeStart w:id="174"/>
      <w:r w:rsidRPr="00B808D3">
        <w:rPr>
          <w:rFonts w:eastAsia="Calibri" w:cs="Calibri"/>
          <w:szCs w:val="24"/>
          <w:lang w:val="en-GB"/>
        </w:rPr>
        <w:t xml:space="preserve">In this </w:t>
      </w:r>
      <w:r w:rsidR="00456812">
        <w:rPr>
          <w:rFonts w:eastAsia="Calibri" w:cs="Calibri"/>
          <w:szCs w:val="24"/>
          <w:lang w:val="en-GB"/>
        </w:rPr>
        <w:t>s</w:t>
      </w:r>
      <w:r w:rsidRPr="00B808D3">
        <w:rPr>
          <w:rFonts w:eastAsia="Calibri" w:cs="Calibri"/>
          <w:szCs w:val="24"/>
          <w:lang w:val="en-GB"/>
        </w:rPr>
        <w:t>ection we present the main results of our analysis.</w:t>
      </w:r>
      <w:r w:rsidR="00645EFB" w:rsidRPr="00B808D3">
        <w:rPr>
          <w:rFonts w:eastAsia="Calibri" w:cs="Calibri"/>
          <w:noProof/>
          <w:szCs w:val="24"/>
        </w:rPr>
        <w:t xml:space="preserve"> </w:t>
      </w:r>
      <w:commentRangeEnd w:id="173"/>
      <w:r w:rsidR="00AF4E2E">
        <w:rPr>
          <w:rStyle w:val="CommentReference"/>
        </w:rPr>
        <w:commentReference w:id="173"/>
      </w:r>
      <w:commentRangeEnd w:id="174"/>
      <w:r w:rsidR="00597A2E">
        <w:rPr>
          <w:rStyle w:val="CommentReference"/>
        </w:rPr>
        <w:commentReference w:id="174"/>
      </w:r>
      <w:ins w:id="175" w:author="Federico" w:date="2019-06-14T11:41:00Z">
        <w:r w:rsidR="00E0067F">
          <w:rPr>
            <w:rFonts w:eastAsia="Calibri" w:cs="Calibri"/>
            <w:noProof/>
            <w:szCs w:val="24"/>
          </w:rPr>
          <w:t xml:space="preserve">In section </w:t>
        </w:r>
        <w:r w:rsidR="00E0067F">
          <w:rPr>
            <w:rFonts w:eastAsia="Calibri" w:cs="Calibri"/>
            <w:noProof/>
            <w:szCs w:val="24"/>
          </w:rPr>
          <w:fldChar w:fldCharType="begin"/>
        </w:r>
        <w:r w:rsidR="00E0067F">
          <w:rPr>
            <w:rFonts w:eastAsia="Calibri" w:cs="Calibri"/>
            <w:noProof/>
            <w:szCs w:val="24"/>
          </w:rPr>
          <w:instrText xml:space="preserve"> REF _Ref11404916 \r \h </w:instrText>
        </w:r>
      </w:ins>
      <w:r w:rsidR="00E0067F">
        <w:rPr>
          <w:rFonts w:eastAsia="Calibri" w:cs="Calibri"/>
          <w:noProof/>
          <w:szCs w:val="24"/>
        </w:rPr>
      </w:r>
      <w:r w:rsidR="00E0067F">
        <w:rPr>
          <w:rFonts w:eastAsia="Calibri" w:cs="Calibri"/>
          <w:noProof/>
          <w:szCs w:val="24"/>
        </w:rPr>
        <w:fldChar w:fldCharType="separate"/>
      </w:r>
      <w:ins w:id="176" w:author="Federico" w:date="2019-06-14T11:41:00Z">
        <w:r w:rsidR="00E0067F">
          <w:rPr>
            <w:rFonts w:eastAsia="Calibri" w:cs="Calibri"/>
            <w:noProof/>
            <w:szCs w:val="24"/>
          </w:rPr>
          <w:t>4.1</w:t>
        </w:r>
        <w:r w:rsidR="00E0067F">
          <w:rPr>
            <w:rFonts w:eastAsia="Calibri" w:cs="Calibri"/>
            <w:noProof/>
            <w:szCs w:val="24"/>
          </w:rPr>
          <w:fldChar w:fldCharType="end"/>
        </w:r>
        <w:r w:rsidR="00E0067F">
          <w:rPr>
            <w:rFonts w:eastAsia="Calibri" w:cs="Calibri"/>
            <w:noProof/>
            <w:szCs w:val="24"/>
          </w:rPr>
          <w:t xml:space="preserve"> we present the </w:t>
        </w:r>
      </w:ins>
      <w:ins w:id="177" w:author="Federico" w:date="2019-06-14T11:44:00Z">
        <w:r w:rsidR="00E0067F">
          <w:rPr>
            <w:rFonts w:eastAsia="Calibri" w:cs="Calibri"/>
            <w:noProof/>
            <w:szCs w:val="24"/>
          </w:rPr>
          <w:t xml:space="preserve">full </w:t>
        </w:r>
      </w:ins>
      <w:ins w:id="178" w:author="Federico" w:date="2019-06-14T11:41:00Z">
        <w:r w:rsidR="00E0067F">
          <w:rPr>
            <w:rFonts w:eastAsia="Calibri" w:cs="Calibri"/>
            <w:noProof/>
            <w:szCs w:val="24"/>
          </w:rPr>
          <w:t xml:space="preserve">results of the calculation of the cross-covariance matrices, from which observation errors are calculated. </w:t>
        </w:r>
      </w:ins>
      <w:ins w:id="179" w:author="Federico" w:date="2019-06-14T11:45:00Z">
        <w:r w:rsidR="00E0067F">
          <w:rPr>
            <w:rFonts w:eastAsia="Calibri" w:cs="Calibri"/>
            <w:noProof/>
            <w:szCs w:val="24"/>
          </w:rPr>
          <w:t xml:space="preserve">In section </w:t>
        </w:r>
      </w:ins>
      <w:ins w:id="180" w:author="Federico" w:date="2019-06-14T11:41:00Z">
        <w:r w:rsidR="00E0067F">
          <w:rPr>
            <w:rFonts w:eastAsia="Calibri" w:cs="Calibri"/>
            <w:noProof/>
            <w:szCs w:val="24"/>
          </w:rPr>
          <w:fldChar w:fldCharType="begin"/>
        </w:r>
        <w:r w:rsidR="00E0067F">
          <w:rPr>
            <w:rFonts w:eastAsia="Calibri" w:cs="Calibri"/>
            <w:noProof/>
            <w:szCs w:val="24"/>
          </w:rPr>
          <w:instrText xml:space="preserve"> REF _Ref11404926 \r \h </w:instrText>
        </w:r>
      </w:ins>
      <w:r w:rsidR="00E0067F">
        <w:rPr>
          <w:rFonts w:eastAsia="Calibri" w:cs="Calibri"/>
          <w:noProof/>
          <w:szCs w:val="24"/>
        </w:rPr>
      </w:r>
      <w:r w:rsidR="00E0067F">
        <w:rPr>
          <w:rFonts w:eastAsia="Calibri" w:cs="Calibri"/>
          <w:noProof/>
          <w:szCs w:val="24"/>
        </w:rPr>
        <w:fldChar w:fldCharType="separate"/>
      </w:r>
      <w:ins w:id="181" w:author="Federico" w:date="2019-06-14T11:41:00Z">
        <w:r w:rsidR="00E0067F">
          <w:rPr>
            <w:rFonts w:eastAsia="Calibri" w:cs="Calibri"/>
            <w:noProof/>
            <w:szCs w:val="24"/>
          </w:rPr>
          <w:t>4.2</w:t>
        </w:r>
        <w:r w:rsidR="00E0067F">
          <w:rPr>
            <w:rFonts w:eastAsia="Calibri" w:cs="Calibri"/>
            <w:noProof/>
            <w:szCs w:val="24"/>
          </w:rPr>
          <w:fldChar w:fldCharType="end"/>
        </w:r>
      </w:ins>
      <w:ins w:id="182" w:author="Federico" w:date="2019-06-14T11:46:00Z">
        <w:r w:rsidR="00E0067F">
          <w:rPr>
            <w:rFonts w:eastAsia="Calibri" w:cs="Calibri"/>
            <w:noProof/>
            <w:szCs w:val="24"/>
          </w:rPr>
          <w:t xml:space="preserve">, we present the error time series and distributions for observations at 500 hPa pressure </w:t>
        </w:r>
        <w:r w:rsidR="00E0067F">
          <w:rPr>
            <w:rFonts w:eastAsia="Calibri" w:cs="Calibri"/>
            <w:noProof/>
            <w:szCs w:val="24"/>
          </w:rPr>
          <w:lastRenderedPageBreak/>
          <w:t xml:space="preserve">level, comparing the results for different choices of time averaging. </w:t>
        </w:r>
      </w:ins>
      <w:ins w:id="183" w:author="Federico" w:date="2019-06-14T11:47:00Z">
        <w:r w:rsidR="00E0067F">
          <w:rPr>
            <w:rFonts w:eastAsia="Calibri" w:cs="Calibri"/>
            <w:noProof/>
            <w:szCs w:val="24"/>
          </w:rPr>
          <w:t xml:space="preserve">In section 4.3 we </w:t>
        </w:r>
      </w:ins>
      <w:ins w:id="184" w:author="Federico" w:date="2019-06-14T11:48:00Z">
        <w:r w:rsidR="00E0067F">
          <w:rPr>
            <w:rFonts w:eastAsia="Calibri" w:cs="Calibri"/>
            <w:noProof/>
            <w:szCs w:val="24"/>
          </w:rPr>
          <w:t xml:space="preserve">then </w:t>
        </w:r>
      </w:ins>
      <w:ins w:id="185" w:author="Federico" w:date="2019-06-14T11:47:00Z">
        <w:r w:rsidR="00E0067F">
          <w:rPr>
            <w:rFonts w:eastAsia="Calibri" w:cs="Calibri"/>
            <w:noProof/>
            <w:szCs w:val="24"/>
          </w:rPr>
          <w:t xml:space="preserve">compare the results for </w:t>
        </w:r>
      </w:ins>
      <w:ins w:id="186" w:author="Federico" w:date="2019-06-14T11:48:00Z">
        <w:r w:rsidR="00E0067F">
          <w:rPr>
            <w:rFonts w:eastAsia="Calibri" w:cs="Calibri"/>
            <w:noProof/>
            <w:szCs w:val="24"/>
          </w:rPr>
          <w:t xml:space="preserve">all the </w:t>
        </w:r>
      </w:ins>
      <w:ins w:id="187" w:author="Federico" w:date="2019-06-14T13:01:00Z">
        <w:r w:rsidR="002672BA">
          <w:rPr>
            <w:rFonts w:eastAsia="Calibri" w:cs="Calibri"/>
            <w:noProof/>
            <w:szCs w:val="24"/>
          </w:rPr>
          <w:t xml:space="preserve">different </w:t>
        </w:r>
      </w:ins>
      <w:ins w:id="188" w:author="Federico" w:date="2019-06-14T11:47:00Z">
        <w:r w:rsidR="00E0067F">
          <w:rPr>
            <w:rFonts w:eastAsia="Calibri" w:cs="Calibri"/>
            <w:noProof/>
            <w:szCs w:val="24"/>
          </w:rPr>
          <w:t xml:space="preserve">pressure levels. </w:t>
        </w:r>
      </w:ins>
    </w:p>
    <w:p w14:paraId="38C8EED2" w14:textId="68F669A5" w:rsidR="00A01417" w:rsidRPr="00B808D3" w:rsidRDefault="00AC74A4" w:rsidP="00C74AC9">
      <w:pPr>
        <w:pStyle w:val="Heading2"/>
      </w:pPr>
      <w:bookmarkStart w:id="189" w:name="_Ref11404916"/>
      <w:bookmarkStart w:id="190" w:name="_Ref11404921"/>
      <w:bookmarkStart w:id="191" w:name="_Toc11407729"/>
      <w:r>
        <w:t xml:space="preserve">Cross </w:t>
      </w:r>
      <w:r w:rsidR="001B3E25" w:rsidRPr="00B808D3">
        <w:t>Covariance Matrices</w:t>
      </w:r>
      <w:bookmarkEnd w:id="189"/>
      <w:bookmarkEnd w:id="190"/>
      <w:bookmarkEnd w:id="191"/>
    </w:p>
    <w:p w14:paraId="0F7EC090" w14:textId="5D39C8E1" w:rsidR="00924DF3" w:rsidRPr="00B808D3" w:rsidRDefault="001B3E25" w:rsidP="00A2595E">
      <w:pPr>
        <w:pStyle w:val="TOC3"/>
        <w:jc w:val="both"/>
      </w:pPr>
      <w:r w:rsidRPr="00B808D3">
        <w:t>As a starting point, i</w:t>
      </w:r>
      <w:r w:rsidR="00CA7C2C" w:rsidRPr="00B808D3">
        <w:t xml:space="preserve">t might be of interest to visualize the </w:t>
      </w:r>
      <w:ins w:id="192" w:author="Federico" w:date="2019-06-14T12:09:00Z">
        <w:r w:rsidR="00795E91">
          <w:t>cross-</w:t>
        </w:r>
      </w:ins>
      <w:r w:rsidR="00CA7C2C" w:rsidRPr="00B808D3">
        <w:t>covariance matrices</w:t>
      </w:r>
      <w:del w:id="193" w:author="Federico" w:date="2019-06-14T12:05:00Z">
        <w:r w:rsidR="00CA7C2C" w:rsidRPr="00B808D3" w:rsidDel="001D662D">
          <w:delText xml:space="preserve">, most of all for the sake of checking the </w:delText>
        </w:r>
        <w:commentRangeStart w:id="194"/>
        <w:commentRangeStart w:id="195"/>
        <w:r w:rsidR="00CA7C2C" w:rsidRPr="00B808D3" w:rsidDel="001D662D">
          <w:delText>validity of the procedure</w:delText>
        </w:r>
        <w:commentRangeEnd w:id="194"/>
        <w:r w:rsidR="009B1DC2" w:rsidDel="001D662D">
          <w:rPr>
            <w:rStyle w:val="CommentReference"/>
          </w:rPr>
          <w:commentReference w:id="194"/>
        </w:r>
        <w:commentRangeEnd w:id="195"/>
        <w:r w:rsidR="001D662D" w:rsidDel="001D662D">
          <w:rPr>
            <w:rStyle w:val="CommentReference"/>
          </w:rPr>
          <w:commentReference w:id="195"/>
        </w:r>
        <w:r w:rsidR="00CA7C2C" w:rsidRPr="00B808D3" w:rsidDel="001D662D">
          <w:delText>. Here w</w:delText>
        </w:r>
      </w:del>
      <w:ins w:id="196" w:author="Federico" w:date="2019-06-14T12:05:00Z">
        <w:r w:rsidR="001D662D">
          <w:t>. W</w:t>
        </w:r>
      </w:ins>
      <w:r w:rsidR="00CA7C2C" w:rsidRPr="00B808D3">
        <w:t>e provide some example for the Lindenberg station,</w:t>
      </w:r>
      <w:r w:rsidRPr="00B808D3">
        <w:t xml:space="preserve"> for arbitrary observat</w:t>
      </w:r>
      <w:r w:rsidR="009C72B4" w:rsidRPr="00B808D3">
        <w:t xml:space="preserve">ion days as indicated in </w:t>
      </w:r>
      <w:r w:rsidR="009C72B4" w:rsidRPr="00B808D3">
        <w:fldChar w:fldCharType="begin"/>
      </w:r>
      <w:r w:rsidR="009C72B4" w:rsidRPr="00B808D3">
        <w:instrText xml:space="preserve"> REF _Ref10710465 </w:instrText>
      </w:r>
      <w:r w:rsidR="00F556EF" w:rsidRPr="00B808D3">
        <w:instrText xml:space="preserve"> \* MERGEFORMAT </w:instrText>
      </w:r>
      <w:r w:rsidR="009C72B4" w:rsidRPr="00B808D3">
        <w:fldChar w:fldCharType="separate"/>
      </w:r>
      <w:r w:rsidR="00813E8F">
        <w:t>Fig.</w:t>
      </w:r>
      <w:r w:rsidR="009C72B4" w:rsidRPr="00B808D3">
        <w:t xml:space="preserve"> </w:t>
      </w:r>
      <w:r w:rsidR="009C72B4" w:rsidRPr="00B808D3">
        <w:rPr>
          <w:noProof/>
        </w:rPr>
        <w:t>1</w:t>
      </w:r>
      <w:r w:rsidR="009C72B4" w:rsidRPr="00B808D3">
        <w:fldChar w:fldCharType="end"/>
      </w:r>
      <w:r w:rsidR="009C72B4" w:rsidRPr="00B808D3">
        <w:t xml:space="preserve">. </w:t>
      </w:r>
      <w:r w:rsidR="00D81AE3" w:rsidRPr="00B808D3">
        <w:t>The variables shown are the u</w:t>
      </w:r>
      <w:r w:rsidR="00AD1287">
        <w:t>-</w:t>
      </w:r>
      <w:r w:rsidR="00D81AE3" w:rsidRPr="00B808D3">
        <w:t xml:space="preserve"> and w</w:t>
      </w:r>
      <w:r w:rsidR="00AD1287">
        <w:t>- component</w:t>
      </w:r>
      <w:r w:rsidR="00DB1499" w:rsidRPr="00B808D3">
        <w:t xml:space="preserve"> of the wind, </w:t>
      </w:r>
      <w:r w:rsidR="00D81AE3" w:rsidRPr="00B808D3">
        <w:t xml:space="preserve">the module of the speed of the wind, and the temperature </w:t>
      </w:r>
      <w:r w:rsidR="00AE4FE8">
        <w:t>(</w:t>
      </w:r>
      <w:r w:rsidR="00D81AE3" w:rsidRPr="00B808D3">
        <w:t>as a reference</w:t>
      </w:r>
      <w:r w:rsidR="00AE4FE8">
        <w:t xml:space="preserve">, since the estimation of the errors for this variable was the object of the previous report </w:t>
      </w:r>
      <w:r w:rsidR="001D4D88" w:rsidRPr="00B808D3">
        <w:rPr>
          <w:rFonts w:eastAsia="Calibri" w:cs="Calibri"/>
          <w:lang w:val="en-GB"/>
        </w:rPr>
        <w:t>C3S_C311_Lot2.2.1.1</w:t>
      </w:r>
      <w:r w:rsidR="00AE4FE8">
        <w:t>)</w:t>
      </w:r>
      <w:r w:rsidR="00D81AE3" w:rsidRPr="00B808D3">
        <w:t>.</w:t>
      </w:r>
    </w:p>
    <w:p w14:paraId="0CAE18BA" w14:textId="77777777" w:rsidR="00924DF3" w:rsidRPr="00B808D3" w:rsidRDefault="00924DF3" w:rsidP="00A2595E">
      <w:pPr>
        <w:pStyle w:val="TOC3"/>
        <w:jc w:val="both"/>
      </w:pPr>
    </w:p>
    <w:p w14:paraId="0DF744D5" w14:textId="6AF55E19" w:rsidR="00CA6175" w:rsidRPr="00B123F7" w:rsidRDefault="00CA7C2C" w:rsidP="00A2595E">
      <w:pPr>
        <w:pStyle w:val="TOC3"/>
        <w:jc w:val="both"/>
      </w:pPr>
      <w:r w:rsidRPr="00B123F7">
        <w:t>The values are obtained by computing the product of the analysis departure times the background departure for the standard pressure levels as indicated by the axis labels. Note that usually only the diagonal entries are con</w:t>
      </w:r>
      <w:r w:rsidR="001B3E25" w:rsidRPr="00B123F7">
        <w:t>sidered, i.e. one should expect</w:t>
      </w:r>
      <w:r w:rsidRPr="00B123F7">
        <w:t xml:space="preserve"> no </w:t>
      </w:r>
      <w:r w:rsidR="00CA6175" w:rsidRPr="00B123F7">
        <w:t xml:space="preserve">significant </w:t>
      </w:r>
      <w:r w:rsidRPr="00B123F7">
        <w:t>c</w:t>
      </w:r>
      <w:r w:rsidR="00A01417" w:rsidRPr="00B123F7">
        <w:t>orrelation between the measurem</w:t>
      </w:r>
      <w:r w:rsidR="00A03881" w:rsidRPr="00B123F7">
        <w:t>e</w:t>
      </w:r>
      <w:r w:rsidRPr="00B123F7">
        <w:t xml:space="preserve">nts at different pressure levels. For these matrices, the value shown is calculated by taking the average over a period of </w:t>
      </w:r>
      <w:del w:id="197" w:author="Federico" w:date="2019-06-14T12:06:00Z">
        <w:r w:rsidRPr="00B123F7" w:rsidDel="00B85AF5">
          <w:delText xml:space="preserve">30 </w:delText>
        </w:r>
      </w:del>
      <w:ins w:id="198" w:author="Federico" w:date="2019-06-14T12:06:00Z">
        <w:r w:rsidR="00B85AF5" w:rsidRPr="00B123F7">
          <w:t xml:space="preserve">365 </w:t>
        </w:r>
      </w:ins>
      <w:r w:rsidRPr="00B123F7">
        <w:t>days following the chose date. Null values, for which no d</w:t>
      </w:r>
      <w:r w:rsidR="00CA6175" w:rsidRPr="00B123F7">
        <w:t>ata is available, are neglected in the computation of the average</w:t>
      </w:r>
      <w:r w:rsidR="00E40598" w:rsidRPr="00B123F7">
        <w:t>.</w:t>
      </w:r>
      <w:r w:rsidR="00197607" w:rsidRPr="00B123F7">
        <w:t xml:space="preserve"> </w:t>
      </w:r>
    </w:p>
    <w:p w14:paraId="49A48743" w14:textId="4CFAB603" w:rsidR="00B43D21" w:rsidRDefault="00B43D21" w:rsidP="00341C36">
      <w:pPr>
        <w:pStyle w:val="TOC3"/>
      </w:pPr>
    </w:p>
    <w:p w14:paraId="49257904" w14:textId="77777777" w:rsidR="00F226AE" w:rsidRPr="00B808D3" w:rsidRDefault="00F226AE" w:rsidP="00341C36">
      <w:pPr>
        <w:pStyle w:val="TOC3"/>
      </w:pPr>
    </w:p>
    <w:p w14:paraId="5886005F" w14:textId="77777777" w:rsidR="00602A55" w:rsidRDefault="00602A55" w:rsidP="007576BD">
      <w:pPr>
        <w:pStyle w:val="TOC3"/>
        <w:jc w:val="center"/>
        <w:pPrChange w:id="199" w:author="Federico" w:date="2019-06-14T13:03:00Z">
          <w:pPr>
            <w:pStyle w:val="TOC3"/>
            <w:keepNext/>
          </w:pPr>
        </w:pPrChange>
      </w:pPr>
      <w:r>
        <w:rPr>
          <w:noProof/>
        </w:rPr>
        <w:drawing>
          <wp:inline distT="0" distB="0" distL="0" distR="0" wp14:anchorId="2683B589" wp14:editId="25D81952">
            <wp:extent cx="6209665" cy="2592070"/>
            <wp:effectExtent l="0" t="0" r="635" b="0"/>
            <wp:docPr id="23" name="Picture 23" descr="C:\Users\Federico\AppData\Local\Microsoft\Windows\INetCache\Content.Word\uv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derico\AppData\Local\Microsoft\Windows\INetCache\Content.Word\uvmatri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9665" cy="2592070"/>
                    </a:xfrm>
                    <a:prstGeom prst="rect">
                      <a:avLst/>
                    </a:prstGeom>
                    <a:noFill/>
                    <a:ln>
                      <a:noFill/>
                    </a:ln>
                  </pic:spPr>
                </pic:pic>
              </a:graphicData>
            </a:graphic>
          </wp:inline>
        </w:drawing>
      </w:r>
    </w:p>
    <w:p w14:paraId="27C91202" w14:textId="553A814B" w:rsidR="00F64F06" w:rsidRPr="00376998" w:rsidRDefault="00602A55" w:rsidP="00FB09DF">
      <w:pPr>
        <w:pStyle w:val="Caption"/>
      </w:pPr>
      <w:bookmarkStart w:id="200" w:name="_Ref11162523"/>
      <w:bookmarkStart w:id="201" w:name="_Ref11162519"/>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2</w:t>
      </w:r>
      <w:r w:rsidRPr="00376998">
        <w:rPr>
          <w:b/>
        </w:rPr>
        <w:fldChar w:fldCharType="end"/>
      </w:r>
      <w:bookmarkEnd w:id="200"/>
      <w:r>
        <w:t xml:space="preserve"> </w:t>
      </w:r>
      <w:r w:rsidR="0059332D" w:rsidRPr="00376998">
        <w:t>Example of w</w:t>
      </w:r>
      <w:r w:rsidRPr="00376998">
        <w:t>ind u- and v-components correlation matrix, for the day July 5</w:t>
      </w:r>
      <w:r w:rsidRPr="00376998">
        <w:rPr>
          <w:vertAlign w:val="superscript"/>
        </w:rPr>
        <w:t>th</w:t>
      </w:r>
      <w:r w:rsidRPr="00376998">
        <w:t xml:space="preserve">, 1997, and measurements reported to </w:t>
      </w:r>
      <w:r w:rsidR="00D42513">
        <w:t>00GMT</w:t>
      </w:r>
      <w:r w:rsidRPr="00376998">
        <w:t>,</w:t>
      </w:r>
      <w:r w:rsidRPr="00376998">
        <w:t xml:space="preserve"> Lindenberg station.</w:t>
      </w:r>
      <w:bookmarkEnd w:id="201"/>
    </w:p>
    <w:p w14:paraId="67C493DE" w14:textId="446E649D" w:rsidR="00F64F06" w:rsidRDefault="003A4E5B" w:rsidP="008F2A08">
      <w:pPr>
        <w:pStyle w:val="Caption"/>
        <w:pPrChange w:id="202" w:author="Federico" w:date="2019-06-14T13:32:00Z">
          <w:pPr>
            <w:pStyle w:val="Caption"/>
            <w:keepNext/>
            <w:jc w:val="left"/>
          </w:pPr>
        </w:pPrChange>
      </w:pPr>
      <w:ins w:id="203" w:author="Federico" w:date="2019-06-14T12:26:00Z">
        <w:r>
          <w:rPr>
            <w:noProof/>
          </w:rPr>
          <w:lastRenderedPageBreak/>
          <w:drawing>
            <wp:inline distT="0" distB="0" distL="0" distR="0" wp14:anchorId="125B4B3C" wp14:editId="39B734B9">
              <wp:extent cx="2973705" cy="2616200"/>
              <wp:effectExtent l="0" t="0" r="0" b="0"/>
              <wp:docPr id="28" name="Picture 28" descr="C:\Users\Federico\AppData\Local\Microsoft\Windows\INetCache\Content.Word\Cov_Lindenberg_hour_0000_averaged_751997_Wind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Federico\AppData\Local\Microsoft\Windows\INetCache\Content.Word\Cov_Lindenberg_hour_0000_averaged_751997_Wind_Spe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3705" cy="2616200"/>
                      </a:xfrm>
                      <a:prstGeom prst="rect">
                        <a:avLst/>
                      </a:prstGeom>
                      <a:noFill/>
                      <a:ln>
                        <a:noFill/>
                      </a:ln>
                    </pic:spPr>
                  </pic:pic>
                </a:graphicData>
              </a:graphic>
            </wp:inline>
          </w:drawing>
        </w:r>
      </w:ins>
      <w:del w:id="204" w:author="Federico" w:date="2019-06-14T09:59:00Z">
        <w:r w:rsidR="00AB0DBD">
          <w:pict w14:anchorId="6E501C61">
            <v:shape id="_x0000_i1026" type="#_x0000_t75" style="width:228.5pt;height:204.1pt">
              <v:imagedata r:id="rId19" o:title="speeddirectionmatrix" cropright="33555f"/>
            </v:shape>
          </w:pict>
        </w:r>
      </w:del>
      <w:ins w:id="205" w:author="Federico" w:date="2019-06-14T09:59:00Z">
        <w:r w:rsidR="00AB0DBD">
          <w:pict w14:anchorId="1DB52164">
            <v:shape id="_x0000_i1027" type="#_x0000_t75" style="width:246.7pt;height:204.1pt">
              <v:imagedata r:id="rId20" o:title="Cov_Lindenberg_hour_1200_averaged_751997_Wind_Direction"/>
            </v:shape>
          </w:pict>
        </w:r>
      </w:ins>
    </w:p>
    <w:p w14:paraId="7B698DE0" w14:textId="448241C6" w:rsidR="00FF20E9" w:rsidRPr="00376998" w:rsidRDefault="00F64F06" w:rsidP="00FB09DF">
      <w:pPr>
        <w:pStyle w:val="Caption"/>
      </w:pPr>
      <w:bookmarkStart w:id="206" w:name="_Ref11162612"/>
      <w:commentRangeStart w:id="207"/>
      <w:commentRangeStart w:id="208"/>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3</w:t>
      </w:r>
      <w:r w:rsidRPr="00376998">
        <w:rPr>
          <w:b/>
        </w:rPr>
        <w:fldChar w:fldCharType="end"/>
      </w:r>
      <w:bookmarkEnd w:id="206"/>
      <w:r>
        <w:t xml:space="preserve"> </w:t>
      </w:r>
      <w:r w:rsidRPr="00376998">
        <w:t xml:space="preserve">Same as </w:t>
      </w:r>
      <w:r w:rsidRPr="00376998">
        <w:fldChar w:fldCharType="begin"/>
      </w:r>
      <w:r w:rsidRPr="00376998">
        <w:instrText xml:space="preserve"> REF _Ref11162523 \h </w:instrText>
      </w:r>
      <w:r w:rsidR="00376998">
        <w:instrText xml:space="preserve"> \* MERGEFORMAT </w:instrText>
      </w:r>
      <w:r w:rsidRPr="00376998">
        <w:fldChar w:fldCharType="separate"/>
      </w:r>
      <w:r w:rsidR="00813E8F">
        <w:t>Fig.</w:t>
      </w:r>
      <w:r w:rsidRPr="00376998">
        <w:t xml:space="preserve"> </w:t>
      </w:r>
      <w:r w:rsidRPr="00376998">
        <w:rPr>
          <w:noProof/>
        </w:rPr>
        <w:t>2</w:t>
      </w:r>
      <w:r w:rsidRPr="00376998">
        <w:fldChar w:fldCharType="end"/>
      </w:r>
      <w:r w:rsidR="00830F1F" w:rsidRPr="00376998">
        <w:t>, but for wi</w:t>
      </w:r>
      <w:r w:rsidRPr="00376998">
        <w:t>n</w:t>
      </w:r>
      <w:r w:rsidR="00830F1F" w:rsidRPr="00376998">
        <w:t>d</w:t>
      </w:r>
      <w:r w:rsidRPr="00376998">
        <w:t xml:space="preserve"> speed and direction.</w:t>
      </w:r>
      <w:commentRangeEnd w:id="207"/>
      <w:r w:rsidR="007C5C6C">
        <w:rPr>
          <w:rStyle w:val="CommentReference"/>
          <w:bCs/>
        </w:rPr>
        <w:commentReference w:id="207"/>
      </w:r>
      <w:commentRangeEnd w:id="208"/>
      <w:r w:rsidR="003C07BC">
        <w:rPr>
          <w:rStyle w:val="CommentReference"/>
          <w:bCs/>
        </w:rPr>
        <w:commentReference w:id="208"/>
      </w:r>
    </w:p>
    <w:p w14:paraId="1B74CF9A" w14:textId="77777777" w:rsidR="00FF20E9" w:rsidRPr="00B808D3" w:rsidDel="00E0067F" w:rsidRDefault="00FF20E9" w:rsidP="00341C36">
      <w:pPr>
        <w:pStyle w:val="TOC3"/>
        <w:rPr>
          <w:del w:id="209" w:author="Federico" w:date="2019-06-14T11:41:00Z"/>
        </w:rPr>
      </w:pPr>
    </w:p>
    <w:p w14:paraId="6B4CF8EC" w14:textId="77777777" w:rsidR="00FF20E9" w:rsidRPr="00B808D3" w:rsidRDefault="00FF20E9" w:rsidP="00341C36">
      <w:pPr>
        <w:pStyle w:val="TOC3"/>
      </w:pPr>
    </w:p>
    <w:p w14:paraId="02F6557F" w14:textId="77777777" w:rsidR="00FF20E9" w:rsidRPr="00B808D3" w:rsidRDefault="00FF20E9" w:rsidP="00341C36">
      <w:pPr>
        <w:pStyle w:val="TOC3"/>
      </w:pPr>
    </w:p>
    <w:p w14:paraId="3F3AA202" w14:textId="77777777" w:rsidR="00830F1F" w:rsidRDefault="00AB0DBD" w:rsidP="00B269C5">
      <w:pPr>
        <w:pStyle w:val="TOC3"/>
        <w:jc w:val="center"/>
        <w:pPrChange w:id="210" w:author="Federico" w:date="2019-06-14T13:32:00Z">
          <w:pPr>
            <w:pStyle w:val="TOC3"/>
            <w:keepNext/>
            <w:jc w:val="center"/>
          </w:pPr>
        </w:pPrChange>
      </w:pPr>
      <w:r>
        <w:pict w14:anchorId="125D9AEB">
          <v:shape id="_x0000_i1028" type="#_x0000_t75" style="width:261.1pt;height:222.25pt">
            <v:imagedata r:id="rId21" o:title="Cov_Lindenberg_hour_0000_averaged_751997_Air_Temperature"/>
          </v:shape>
        </w:pict>
      </w:r>
    </w:p>
    <w:p w14:paraId="4765FB66" w14:textId="37CE7E1A" w:rsidR="009C180B" w:rsidRDefault="00830F1F" w:rsidP="00FB09DF">
      <w:pPr>
        <w:pStyle w:val="Caption"/>
      </w:pPr>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4</w:t>
      </w:r>
      <w:r w:rsidRPr="00376998">
        <w:rPr>
          <w:b/>
        </w:rPr>
        <w:fldChar w:fldCharType="end"/>
      </w:r>
      <w:r>
        <w:t xml:space="preserve"> </w:t>
      </w:r>
      <w:r w:rsidRPr="00376998">
        <w:t xml:space="preserve">Same as </w:t>
      </w:r>
      <w:r w:rsidRPr="00376998">
        <w:fldChar w:fldCharType="begin"/>
      </w:r>
      <w:r w:rsidRPr="00376998">
        <w:instrText xml:space="preserve"> REF _Ref11162523 \h </w:instrText>
      </w:r>
      <w:r w:rsidR="00376998">
        <w:instrText xml:space="preserve"> \* MERGEFORMAT </w:instrText>
      </w:r>
      <w:r w:rsidRPr="00376998">
        <w:fldChar w:fldCharType="separate"/>
      </w:r>
      <w:r w:rsidR="004A32C0">
        <w:t>Fig.</w:t>
      </w:r>
      <w:r w:rsidRPr="00376998">
        <w:t xml:space="preserve"> </w:t>
      </w:r>
      <w:r w:rsidRPr="00376998">
        <w:rPr>
          <w:noProof/>
        </w:rPr>
        <w:t>2</w:t>
      </w:r>
      <w:r w:rsidRPr="00376998">
        <w:fldChar w:fldCharType="end"/>
      </w:r>
      <w:r w:rsidRPr="00376998">
        <w:t xml:space="preserve"> and </w:t>
      </w:r>
      <w:r w:rsidRPr="00376998">
        <w:fldChar w:fldCharType="begin"/>
      </w:r>
      <w:r w:rsidRPr="00376998">
        <w:instrText xml:space="preserve"> REF _Ref11162612 \h </w:instrText>
      </w:r>
      <w:r w:rsidR="00376998">
        <w:instrText xml:space="preserve"> \* MERGEFORMAT </w:instrText>
      </w:r>
      <w:r w:rsidRPr="00376998">
        <w:fldChar w:fldCharType="separate"/>
      </w:r>
      <w:r w:rsidR="004A32C0">
        <w:t>Fig.</w:t>
      </w:r>
      <w:r w:rsidRPr="00376998">
        <w:t xml:space="preserve"> </w:t>
      </w:r>
      <w:r w:rsidRPr="00376998">
        <w:rPr>
          <w:noProof/>
        </w:rPr>
        <w:t>3</w:t>
      </w:r>
      <w:r w:rsidRPr="00376998">
        <w:fldChar w:fldCharType="end"/>
      </w:r>
      <w:r w:rsidRPr="00376998">
        <w:t xml:space="preserve"> for the temperature observation.</w:t>
      </w:r>
    </w:p>
    <w:p w14:paraId="3EFCF990" w14:textId="30F5BFE9" w:rsidR="0014428D" w:rsidRDefault="00665C82" w:rsidP="002D5C27">
      <w:pPr>
        <w:pStyle w:val="Caption"/>
      </w:pPr>
      <w:r w:rsidRPr="00E0067F">
        <w:t>The correlation matrices are the starting point for the calculation of the uncertainties using Desroziers methods, essentially the squar</w:t>
      </w:r>
      <w:r w:rsidR="00833EF6" w:rsidRPr="00597A2E">
        <w:t>e</w:t>
      </w:r>
      <w:r w:rsidRPr="00597A2E">
        <w:t xml:space="preserve"> root of the correlations averaged over a time interval. The </w:t>
      </w:r>
      <w:r w:rsidR="009C5BC5" w:rsidRPr="001D662D">
        <w:t>results for the time series averaged considering differen</w:t>
      </w:r>
      <w:r w:rsidR="009E3DCD" w:rsidRPr="001D662D">
        <w:t>t time intervals</w:t>
      </w:r>
      <w:r w:rsidR="00DC0032" w:rsidRPr="001D662D">
        <w:t xml:space="preserve"> for the separate wind compo</w:t>
      </w:r>
      <w:r w:rsidR="00DC0032" w:rsidRPr="00C736BE">
        <w:t xml:space="preserve">nents </w:t>
      </w:r>
      <w:r w:rsidR="00813E8F">
        <w:t>are shown in Fig.</w:t>
      </w:r>
      <w:r w:rsidR="00594343" w:rsidRPr="00795E91">
        <w:t xml:space="preserve"> 5</w:t>
      </w:r>
      <w:del w:id="211" w:author="Federico" w:date="2019-06-14T10:01:00Z">
        <w:r w:rsidR="009E3DCD" w:rsidRPr="00795E91" w:rsidDel="003C07BC">
          <w:delText xml:space="preserve"> </w:delText>
        </w:r>
      </w:del>
      <w:r w:rsidR="007E7C4C" w:rsidRPr="00795E91">
        <w:t xml:space="preserve">, while the wind speed and directions are shown in </w:t>
      </w:r>
      <w:r w:rsidR="00813E8F">
        <w:t>Fig.</w:t>
      </w:r>
      <w:r w:rsidR="00594343" w:rsidRPr="00395781">
        <w:t xml:space="preserve"> 6</w:t>
      </w:r>
      <w:r w:rsidR="007E7C4C" w:rsidRPr="005249A9">
        <w:t xml:space="preserve">. </w:t>
      </w:r>
      <w:r w:rsidR="00116259" w:rsidRPr="005249A9">
        <w:t xml:space="preserve">The selected pressure level is 500 hPa. </w:t>
      </w:r>
    </w:p>
    <w:p w14:paraId="09FEE4E1" w14:textId="627F6938" w:rsidR="0014428D" w:rsidRDefault="0014428D" w:rsidP="002D5C27">
      <w:pPr>
        <w:pStyle w:val="TOC3"/>
        <w:jc w:val="both"/>
      </w:pPr>
      <w:r w:rsidRPr="00B808D3">
        <w:t xml:space="preserve">Note that the matrices are obtained by evaluating the cross product of the analysis and background departures, hence the presence of negative values. Errors will be calculated by taking the squared </w:t>
      </w:r>
      <w:r w:rsidRPr="00B808D3">
        <w:lastRenderedPageBreak/>
        <w:t>root of the absolute of such values. Overall the correlation seems reasonably small; in particular, it is verified that correlations between measurements at different standard pressure levels are negligible, and at the same time the values along the diagonal are effected by larger uncertainties for measurements in the higher at</w:t>
      </w:r>
      <w:r>
        <w:t>mosphere (lower pressure levels).</w:t>
      </w:r>
      <w:r w:rsidRPr="00B808D3">
        <w:t xml:space="preserve"> </w:t>
      </w:r>
    </w:p>
    <w:p w14:paraId="4CF46DD2" w14:textId="2327B645" w:rsidR="007C5C6C" w:rsidRDefault="007C5C6C" w:rsidP="002D5C27">
      <w:pPr>
        <w:pStyle w:val="TOC3"/>
        <w:jc w:val="both"/>
      </w:pPr>
    </w:p>
    <w:p w14:paraId="45883AF9" w14:textId="7A8B8AB4" w:rsidR="007C5C6C" w:rsidRPr="00B808D3" w:rsidDel="00395781" w:rsidRDefault="007C5C6C" w:rsidP="002D5C27">
      <w:pPr>
        <w:pStyle w:val="Caption"/>
        <w:rPr>
          <w:del w:id="212" w:author="Federico" w:date="2019-06-14T12:12:00Z"/>
        </w:rPr>
        <w:pPrChange w:id="213" w:author="Federico" w:date="2019-06-14T13:32:00Z">
          <w:pPr>
            <w:pStyle w:val="TOC3"/>
          </w:pPr>
        </w:pPrChange>
      </w:pPr>
      <w:r>
        <w:t>The wind direction error correlations are very noisy because of the possibility of vertically strongly changing wind directions, particularly under light wind conditions. Also biases can be large near the surface due to local wind cha</w:t>
      </w:r>
      <w:r w:rsidR="009B1DC2">
        <w:t>n</w:t>
      </w:r>
      <w:r>
        <w:t xml:space="preserve">neling. </w:t>
      </w:r>
    </w:p>
    <w:p w14:paraId="021534FC" w14:textId="6DA6E2FA" w:rsidR="0083706A" w:rsidRDefault="0083706A" w:rsidP="00FB09DF">
      <w:pPr>
        <w:pStyle w:val="Caption"/>
      </w:pPr>
    </w:p>
    <w:p w14:paraId="33C2E660" w14:textId="6CD09776" w:rsidR="00B9614C" w:rsidRPr="005539F6" w:rsidRDefault="003041B7">
      <w:pPr>
        <w:pStyle w:val="Heading2"/>
        <w:pPrChange w:id="214" w:author="Federico" w:date="2019-06-14T13:02:00Z">
          <w:pPr>
            <w:pStyle w:val="Caption"/>
            <w:numPr>
              <w:ilvl w:val="1"/>
              <w:numId w:val="2"/>
            </w:numPr>
            <w:ind w:left="576" w:hanging="576"/>
            <w:jc w:val="left"/>
          </w:pPr>
        </w:pPrChange>
      </w:pPr>
      <w:bookmarkStart w:id="215" w:name="_Ref11404926"/>
      <w:bookmarkStart w:id="216" w:name="_Toc11407730"/>
      <w:r>
        <w:t>Distribution and time series of error estimates at the 500</w:t>
      </w:r>
      <w:ins w:id="217" w:author="Federico" w:date="2019-06-14T10:02:00Z">
        <w:r w:rsidR="003C07BC">
          <w:t xml:space="preserve"> </w:t>
        </w:r>
      </w:ins>
      <w:r>
        <w:t>hPa level</w:t>
      </w:r>
      <w:bookmarkEnd w:id="215"/>
      <w:bookmarkEnd w:id="216"/>
    </w:p>
    <w:p w14:paraId="0FA3CC08" w14:textId="0E051877" w:rsidR="00871F2B" w:rsidRDefault="00E7574D">
      <w:pPr>
        <w:pStyle w:val="Caption"/>
      </w:pPr>
      <w:r w:rsidRPr="005539F6">
        <w:t xml:space="preserve">We present here our estimates for the observation errors obtained </w:t>
      </w:r>
      <w:r w:rsidR="00EF5CFD" w:rsidRPr="005539F6">
        <w:t>using</w:t>
      </w:r>
      <w:r w:rsidRPr="005539F6">
        <w:t xml:space="preserve"> Desrozier</w:t>
      </w:r>
      <w:r w:rsidR="00A811E4" w:rsidRPr="005539F6">
        <w:t>s</w:t>
      </w:r>
      <w:ins w:id="218" w:author="Leo Haimberger" w:date="2019-06-14T07:04:00Z">
        <w:r w:rsidR="003041B7">
          <w:t>’</w:t>
        </w:r>
      </w:ins>
      <w:r w:rsidRPr="005539F6">
        <w:t xml:space="preserve"> </w:t>
      </w:r>
      <w:r w:rsidR="00EF5CFD" w:rsidRPr="005539F6">
        <w:t>method</w:t>
      </w:r>
      <w:r w:rsidRPr="005539F6">
        <w:t xml:space="preserve">. </w:t>
      </w:r>
      <w:r w:rsidR="002475B1" w:rsidRPr="005539F6">
        <w:t xml:space="preserve"> We start with </w:t>
      </w:r>
      <w:r w:rsidR="00F20D6D" w:rsidRPr="005539F6">
        <w:fldChar w:fldCharType="begin"/>
      </w:r>
      <w:r w:rsidR="00F20D6D" w:rsidRPr="005539F6">
        <w:instrText xml:space="preserve"> REF _Ref11227874 \h </w:instrText>
      </w:r>
      <w:r w:rsidR="005539F6">
        <w:instrText xml:space="preserve"> \* MERGEFORMAT </w:instrText>
      </w:r>
      <w:r w:rsidR="00F20D6D" w:rsidRPr="005539F6">
        <w:fldChar w:fldCharType="separate"/>
      </w:r>
      <w:r w:rsidR="00F226AE">
        <w:t>Fig.</w:t>
      </w:r>
      <w:r w:rsidR="00F20D6D" w:rsidRPr="005539F6">
        <w:t xml:space="preserve"> </w:t>
      </w:r>
      <w:r w:rsidR="00F20D6D" w:rsidRPr="005539F6">
        <w:rPr>
          <w:noProof/>
        </w:rPr>
        <w:t>5</w:t>
      </w:r>
      <w:r w:rsidR="00F20D6D" w:rsidRPr="005539F6">
        <w:fldChar w:fldCharType="end"/>
      </w:r>
      <w:r w:rsidR="00F20D6D" w:rsidRPr="005539F6">
        <w:t>, which shows the time series of the wind-related variables (u- and v-components, speed, direction) for the whole range of data available</w:t>
      </w:r>
      <w:r w:rsidR="003041B7">
        <w:t xml:space="preserve"> (1979-2018)</w:t>
      </w:r>
      <w:r w:rsidR="00F20D6D" w:rsidRPr="005539F6">
        <w:t xml:space="preserve"> for the Lindenberg station. </w:t>
      </w:r>
      <w:r w:rsidR="00A811E4" w:rsidRPr="005539F6">
        <w:t xml:space="preserve">We chose the 500 hPa standard pressure level. By definition, Desroziers statistics is calculated averaging over a time interval, chosen among the values 1,2,3,6 months and 1 year. </w:t>
      </w:r>
    </w:p>
    <w:p w14:paraId="19D6FDF6" w14:textId="77777777" w:rsidR="0094364E" w:rsidRDefault="00AB0DBD" w:rsidP="00D847E8">
      <w:pPr>
        <w:pStyle w:val="Caption"/>
        <w:jc w:val="center"/>
        <w:pPrChange w:id="219" w:author="Federico" w:date="2019-06-14T13:32:00Z">
          <w:pPr>
            <w:pStyle w:val="Caption"/>
            <w:keepNext/>
            <w:jc w:val="left"/>
          </w:pPr>
        </w:pPrChange>
      </w:pPr>
      <w:r>
        <w:pict w14:anchorId="2C0CEF95">
          <v:shape id="_x0000_i1029" type="#_x0000_t75" style="width:226.65pt;height:167.8pt">
            <v:imagedata r:id="rId22" o:title="timeseries_hour_0_uwind_anp_11_fgp_11"/>
          </v:shape>
        </w:pict>
      </w:r>
      <w:r>
        <w:pict w14:anchorId="074FE22D">
          <v:shape id="_x0000_i1030" type="#_x0000_t75" style="width:226.65pt;height:167.8pt">
            <v:imagedata r:id="rId23" o:title="timeseries_hour_0_vwind_anp_11_fgp_11"/>
          </v:shape>
        </w:pict>
      </w:r>
    </w:p>
    <w:p w14:paraId="67D974EA" w14:textId="77777777" w:rsidR="00CB2E63" w:rsidRDefault="00AB0DBD" w:rsidP="00D847E8">
      <w:pPr>
        <w:pStyle w:val="Caption"/>
        <w:jc w:val="center"/>
        <w:pPrChange w:id="220" w:author="Federico" w:date="2019-06-14T13:32:00Z">
          <w:pPr>
            <w:pStyle w:val="Caption"/>
            <w:keepNext/>
            <w:jc w:val="left"/>
          </w:pPr>
        </w:pPrChange>
      </w:pPr>
      <w:r>
        <w:pict w14:anchorId="1EA490EC">
          <v:shape id="_x0000_i1031" type="#_x0000_t75" style="width:225.4pt;height:174.7pt">
            <v:imagedata r:id="rId24" o:title="timeseries_hour_0_speed_anp_11_fgp_11"/>
          </v:shape>
        </w:pict>
      </w:r>
      <w:r>
        <w:pict w14:anchorId="2A586688">
          <v:shape id="_x0000_i1032" type="#_x0000_t75" style="width:217.25pt;height:172.15pt">
            <v:imagedata r:id="rId25" o:title="timeseries_hour_0_direction_anp_11_fgp_11"/>
          </v:shape>
        </w:pict>
      </w:r>
    </w:p>
    <w:p w14:paraId="1C6725A5" w14:textId="77777777" w:rsidR="007F7316" w:rsidRDefault="0094364E" w:rsidP="00FB09DF">
      <w:pPr>
        <w:pStyle w:val="Caption"/>
      </w:pPr>
      <w:bookmarkStart w:id="221" w:name="_Ref11227874"/>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5</w:t>
      </w:r>
      <w:r w:rsidRPr="00376998">
        <w:rPr>
          <w:b/>
        </w:rPr>
        <w:fldChar w:fldCharType="end"/>
      </w:r>
      <w:bookmarkEnd w:id="221"/>
      <w:r>
        <w:t xml:space="preserve"> </w:t>
      </w:r>
      <w:r w:rsidRPr="00070380">
        <w:t>Time series for the error estimates using De</w:t>
      </w:r>
      <w:r w:rsidR="00070380" w:rsidRPr="00070380">
        <w:t>s</w:t>
      </w:r>
      <w:r w:rsidRPr="00070380">
        <w:t>roziers method, averaging over time intervals of 1,2,3,6 months and 1 year, for the u- and v-component of the wind (upper panels), the wind speed (bottom left) an</w:t>
      </w:r>
      <w:r w:rsidR="00BE35B0" w:rsidRPr="00070380">
        <w:t xml:space="preserve">d wind direction (bottom right), for 500 hPa standard pressure level. </w:t>
      </w:r>
    </w:p>
    <w:p w14:paraId="18CB0B86" w14:textId="77777777" w:rsidR="0083706A" w:rsidRDefault="0083706A" w:rsidP="00FB09DF">
      <w:pPr>
        <w:pStyle w:val="Caption"/>
      </w:pPr>
    </w:p>
    <w:p w14:paraId="4085C50F" w14:textId="7644DE7D" w:rsidR="008549E3" w:rsidRDefault="002E4298">
      <w:pPr>
        <w:pStyle w:val="Caption"/>
      </w:pPr>
      <w:r w:rsidRPr="005539F6">
        <w:t>For each day in the time series, a running mean is evaluated considering the data of the 1,2,3,6 months and 1 year following the initial date. Outliers in the data were previously removed and not considered in the calculation. In addition, in the case of the wind, data is not always available for al</w:t>
      </w:r>
      <w:ins w:id="222" w:author="Leo Haimberger" w:date="2019-06-14T08:23:00Z">
        <w:r w:rsidR="00594343">
          <w:t>l</w:t>
        </w:r>
      </w:ins>
      <w:r w:rsidRPr="005539F6">
        <w:t xml:space="preserve"> the observation days and pressure levels, so the actual number of measurements considered a fixed time interval is reduced. However</w:t>
      </w:r>
      <w:r>
        <w:t>,</w:t>
      </w:r>
      <w:r w:rsidRPr="005539F6">
        <w:t xml:space="preserve"> this does not have a great impact in the calculation of the error. In fact the average value of the error is </w:t>
      </w:r>
      <w:r w:rsidR="00594343">
        <w:t>quite stable between 1.1 and 1.2</w:t>
      </w:r>
      <w:r w:rsidRPr="005539F6">
        <w:t xml:space="preserve"> m</w:t>
      </w:r>
      <w:del w:id="223" w:author="Federico" w:date="2019-06-14T10:11:00Z">
        <w:r w:rsidRPr="005539F6" w:rsidDel="00626392">
          <w:delText>/</w:delText>
        </w:r>
      </w:del>
      <w:r w:rsidRPr="005539F6">
        <w:t>s</w:t>
      </w:r>
      <w:ins w:id="224" w:author="Federico" w:date="2019-06-14T10:11:00Z">
        <w:r w:rsidR="00626392" w:rsidRPr="00626392">
          <w:rPr>
            <w:vertAlign w:val="superscript"/>
            <w:rPrChange w:id="225" w:author="Federico" w:date="2019-06-14T10:12:00Z">
              <w:rPr/>
            </w:rPrChange>
          </w:rPr>
          <w:t>-1</w:t>
        </w:r>
      </w:ins>
      <w:r w:rsidRPr="005539F6">
        <w:t xml:space="preserve"> irrespectively of the time interval considered in the evaluation of the average, while the choice of a longer time results in a smoother distributions of the values. We note also there is no evident trend in the time series, where all the values fluctuates slightly around the median. The same considerations apply also to the estimates of the direction errors, which lies around the </w:t>
      </w:r>
      <w:r>
        <w:t>4</w:t>
      </w:r>
      <w:r w:rsidRPr="005539F6">
        <w:t xml:space="preserve"> degree range.   </w:t>
      </w:r>
    </w:p>
    <w:p w14:paraId="66E59ED2" w14:textId="77777777" w:rsidR="008549E3" w:rsidRDefault="008549E3" w:rsidP="00341C36">
      <w:pPr>
        <w:pStyle w:val="TOC3"/>
        <w:pPrChange w:id="226" w:author="Federico" w:date="2019-06-14T13:03:00Z">
          <w:pPr>
            <w:pStyle w:val="TOC3"/>
            <w:keepNext/>
          </w:pPr>
        </w:pPrChange>
      </w:pPr>
    </w:p>
    <w:p w14:paraId="120ADE58" w14:textId="77777777" w:rsidR="008549E3" w:rsidRDefault="00AB0DBD" w:rsidP="00D21073">
      <w:pPr>
        <w:pStyle w:val="TOC3"/>
        <w:jc w:val="center"/>
        <w:pPrChange w:id="227" w:author="Federico" w:date="2019-06-14T13:03:00Z">
          <w:pPr>
            <w:pStyle w:val="TOC3"/>
            <w:keepNext/>
          </w:pPr>
        </w:pPrChange>
      </w:pPr>
      <w:r>
        <w:pict w14:anchorId="1C623D1C">
          <v:shape id="_x0000_i1033" type="#_x0000_t75" style="width:232.9pt;height:190.95pt">
            <v:imagedata r:id="rId26" o:title="histo_direction_hour_1_anp_11_fgp_11"/>
          </v:shape>
        </w:pict>
      </w:r>
      <w:r w:rsidR="00E15716">
        <w:pict w14:anchorId="7FCF1C81">
          <v:shape id="_x0000_i1034" type="#_x0000_t75" style="width:231.65pt;height:190.95pt">
            <v:imagedata r:id="rId27" o:title="histo_speed_hour_1_anp_11_fgp_11"/>
          </v:shape>
        </w:pict>
      </w:r>
    </w:p>
    <w:p w14:paraId="460099B4" w14:textId="56180A1E" w:rsidR="00223C08" w:rsidDel="00594343" w:rsidRDefault="001E3FFA">
      <w:pPr>
        <w:pStyle w:val="Caption"/>
        <w:rPr>
          <w:del w:id="228" w:author="Leo Haimberger" w:date="2019-06-14T08:28:00Z"/>
        </w:rPr>
      </w:pPr>
      <w:r w:rsidRPr="00376998">
        <w:rPr>
          <w:b/>
        </w:rPr>
        <w:t xml:space="preserve">Figure </w:t>
      </w:r>
      <w:r w:rsidRPr="00376998">
        <w:rPr>
          <w:b/>
          <w:bCs/>
          <w:sz w:val="22"/>
          <w:szCs w:val="18"/>
        </w:rPr>
        <w:fldChar w:fldCharType="begin"/>
      </w:r>
      <w:r w:rsidRPr="00376998">
        <w:rPr>
          <w:b/>
        </w:rPr>
        <w:instrText xml:space="preserve"> SEQ Figure \* ARABIC </w:instrText>
      </w:r>
      <w:r w:rsidRPr="00376998">
        <w:rPr>
          <w:b/>
          <w:bCs/>
          <w:sz w:val="22"/>
          <w:szCs w:val="18"/>
        </w:rPr>
        <w:fldChar w:fldCharType="separate"/>
      </w:r>
      <w:r w:rsidR="007B4B75" w:rsidRPr="00376998">
        <w:rPr>
          <w:b/>
          <w:noProof/>
        </w:rPr>
        <w:t>6</w:t>
      </w:r>
      <w:r w:rsidRPr="00376998">
        <w:rPr>
          <w:b/>
          <w:bCs/>
          <w:sz w:val="22"/>
          <w:szCs w:val="18"/>
        </w:rPr>
        <w:fldChar w:fldCharType="end"/>
      </w:r>
      <w:r>
        <w:t xml:space="preserve"> </w:t>
      </w:r>
      <w:r w:rsidR="00594343">
        <w:rPr>
          <w:bCs/>
        </w:rPr>
        <w:t>Diagnosed o</w:t>
      </w:r>
      <w:r w:rsidR="00594343" w:rsidRPr="00302613">
        <w:rPr>
          <w:sz w:val="22"/>
          <w:szCs w:val="18"/>
        </w:rPr>
        <w:t>bservation e</w:t>
      </w:r>
      <w:r w:rsidRPr="00594343">
        <w:rPr>
          <w:bCs/>
        </w:rPr>
        <w:t>rro</w:t>
      </w:r>
      <w:r w:rsidRPr="00376998">
        <w:t xml:space="preserve">r distribution for the wind direction (left) and </w:t>
      </w:r>
      <w:r w:rsidR="005A3DCA" w:rsidRPr="00376998">
        <w:t>wind</w:t>
      </w:r>
      <w:r w:rsidRPr="00376998">
        <w:t xml:space="preserve"> speed (right), for different temporal</w:t>
      </w:r>
      <w:r w:rsidR="00A2113B" w:rsidRPr="00376998">
        <w:t xml:space="preserve"> averages.</w:t>
      </w:r>
    </w:p>
    <w:p w14:paraId="20157006" w14:textId="77777777" w:rsidR="0083706A" w:rsidRPr="007B4B75" w:rsidRDefault="0083706A" w:rsidP="00FB09DF">
      <w:pPr>
        <w:pStyle w:val="Caption"/>
      </w:pPr>
    </w:p>
    <w:p w14:paraId="717763A7" w14:textId="406C12B8" w:rsidR="00320C61" w:rsidRPr="00223C08" w:rsidRDefault="00594343" w:rsidP="00C74AC9">
      <w:pPr>
        <w:pStyle w:val="Heading2"/>
      </w:pPr>
      <w:bookmarkStart w:id="229" w:name="_Ref11404927"/>
      <w:bookmarkStart w:id="230" w:name="_Toc11407731"/>
      <w:r>
        <w:t>Dependence of observation error on pressure</w:t>
      </w:r>
      <w:bookmarkEnd w:id="229"/>
      <w:bookmarkEnd w:id="230"/>
      <w:r w:rsidR="00320C61" w:rsidRPr="00223C08">
        <w:t xml:space="preserve"> </w:t>
      </w:r>
    </w:p>
    <w:p w14:paraId="0C36F6D5" w14:textId="226817CD" w:rsidR="00055637" w:rsidRDefault="00392A88" w:rsidP="002D5C27">
      <w:pPr>
        <w:pStyle w:val="TOC3"/>
        <w:jc w:val="both"/>
      </w:pPr>
      <w:r>
        <w:t xml:space="preserve">In the following </w:t>
      </w:r>
      <w:r w:rsidR="00A03881" w:rsidRPr="00B808D3">
        <w:t xml:space="preserve">we give an estimate of the variation of the errors as a function </w:t>
      </w:r>
      <w:r w:rsidR="001B5173">
        <w:t xml:space="preserve">of the standard pressure levels, focusing on temperature and wind speed only. </w:t>
      </w:r>
      <w:r w:rsidR="007B4B75">
        <w:t xml:space="preserve">In </w:t>
      </w:r>
      <w:r w:rsidR="007B4B75">
        <w:fldChar w:fldCharType="begin"/>
      </w:r>
      <w:r w:rsidR="007B4B75">
        <w:instrText xml:space="preserve"> REF _Ref11317869 \h </w:instrText>
      </w:r>
      <w:r w:rsidR="002D5C27">
        <w:instrText xml:space="preserve"> \* MERGEFORMAT </w:instrText>
      </w:r>
      <w:r w:rsidR="007B4B75">
        <w:fldChar w:fldCharType="separate"/>
      </w:r>
      <w:r w:rsidR="00F226AE">
        <w:t>Fig.</w:t>
      </w:r>
      <w:r w:rsidR="007B4B75">
        <w:t xml:space="preserve"> </w:t>
      </w:r>
      <w:r w:rsidR="007B4B75">
        <w:rPr>
          <w:noProof/>
        </w:rPr>
        <w:t>7</w:t>
      </w:r>
      <w:r w:rsidR="007B4B75">
        <w:fldChar w:fldCharType="end"/>
      </w:r>
      <w:r w:rsidR="007B4B75">
        <w:t xml:space="preserve"> w</w:t>
      </w:r>
      <w:r>
        <w:t>e take as an example the Desro</w:t>
      </w:r>
      <w:r w:rsidR="00E7095E">
        <w:t>z</w:t>
      </w:r>
      <w:r>
        <w:t xml:space="preserve">iers means averaged over 2 months, and analyze the distribution of the error estimates. </w:t>
      </w:r>
    </w:p>
    <w:p w14:paraId="33A7F1EB" w14:textId="14DAD2FF" w:rsidR="00920B38" w:rsidRDefault="005D2962" w:rsidP="002D5C27">
      <w:pPr>
        <w:pStyle w:val="TOC3"/>
        <w:jc w:val="both"/>
      </w:pPr>
      <w:r>
        <w:t>As expected, both the shape of the distribution and the median depend on the pressure level considered, i.e. for lower pressure</w:t>
      </w:r>
      <w:r w:rsidR="00594343">
        <w:t>s</w:t>
      </w:r>
      <w:r>
        <w:t xml:space="preserve"> the average error esti</w:t>
      </w:r>
      <w:r w:rsidR="00F87DD1">
        <w:t>mate</w:t>
      </w:r>
      <w:del w:id="231" w:author="Federico" w:date="2019-06-14T10:19:00Z">
        <w:r w:rsidR="00F87DD1" w:rsidDel="00E370EB">
          <w:delText>s</w:delText>
        </w:r>
      </w:del>
      <w:r w:rsidR="00F87DD1">
        <w:t xml:space="preserve"> is larger of approximately a factor 2 </w:t>
      </w:r>
      <w:r w:rsidR="00594343">
        <w:t>compared to the values in the mid and lower troposphere</w:t>
      </w:r>
      <w:r w:rsidR="00F87DD1">
        <w:t>. At</w:t>
      </w:r>
      <w:r w:rsidR="004476B7">
        <w:t xml:space="preserve"> the same time, the distribution spreads over a larger interval, while results </w:t>
      </w:r>
      <w:r w:rsidR="002F1769">
        <w:t xml:space="preserve">are </w:t>
      </w:r>
      <w:r w:rsidR="004476B7">
        <w:t>very narrow for larger pressure values</w:t>
      </w:r>
      <w:commentRangeStart w:id="232"/>
      <w:commentRangeStart w:id="233"/>
      <w:del w:id="234" w:author="Federico" w:date="2019-06-14T10:06:00Z">
        <w:r w:rsidR="004476B7" w:rsidDel="00A7451C">
          <w:delText xml:space="preserve">. This reflects </w:delText>
        </w:r>
      </w:del>
      <w:ins w:id="235" w:author="Leo Haimberger" w:date="2019-06-14T08:28:00Z">
        <w:del w:id="236" w:author="Federico" w:date="2019-06-14T10:06:00Z">
          <w:r w:rsidR="00594343" w:rsidDel="00A7451C">
            <w:delText xml:space="preserve">the </w:delText>
          </w:r>
        </w:del>
      </w:ins>
      <w:del w:id="237" w:author="Federico" w:date="2019-06-14T10:06:00Z">
        <w:r w:rsidR="004476B7" w:rsidDel="00A7451C">
          <w:delText>higher level of accuracy of the measurement for lower elevations.</w:delText>
        </w:r>
        <w:commentRangeEnd w:id="232"/>
        <w:r w:rsidR="002F1769" w:rsidDel="00A7451C">
          <w:rPr>
            <w:rStyle w:val="CommentReference"/>
          </w:rPr>
          <w:commentReference w:id="232"/>
        </w:r>
      </w:del>
      <w:commentRangeEnd w:id="233"/>
      <w:r w:rsidR="00A7451C">
        <w:rPr>
          <w:rStyle w:val="CommentReference"/>
        </w:rPr>
        <w:commentReference w:id="233"/>
      </w:r>
      <w:r w:rsidR="004476B7">
        <w:t xml:space="preserve"> It is </w:t>
      </w:r>
      <w:r w:rsidR="00FD597C">
        <w:t>anyhow</w:t>
      </w:r>
      <w:r w:rsidR="004476B7">
        <w:t xml:space="preserve"> interesting to note that the smallest median values are found for intermediate elevations, between </w:t>
      </w:r>
      <w:r w:rsidR="00594343">
        <w:t xml:space="preserve">the </w:t>
      </w:r>
      <w:r w:rsidR="004476B7">
        <w:t xml:space="preserve">250 and 500 hPa pressure levels. </w:t>
      </w:r>
    </w:p>
    <w:p w14:paraId="4CF8821D" w14:textId="77777777" w:rsidR="005D2962" w:rsidRDefault="005D2962" w:rsidP="00341C36">
      <w:pPr>
        <w:pStyle w:val="TOC3"/>
      </w:pPr>
    </w:p>
    <w:p w14:paraId="74A45FC9" w14:textId="77777777" w:rsidR="00183BD1" w:rsidRDefault="00E15716" w:rsidP="001E3F8D">
      <w:pPr>
        <w:pStyle w:val="TOC3"/>
        <w:jc w:val="center"/>
        <w:pPrChange w:id="238" w:author="Federico" w:date="2019-06-14T13:03:00Z">
          <w:pPr>
            <w:pStyle w:val="TOC3"/>
            <w:keepNext/>
          </w:pPr>
        </w:pPrChange>
      </w:pPr>
      <w:r>
        <w:lastRenderedPageBreak/>
        <w:pict w14:anchorId="4785900D">
          <v:shape id="_x0000_i1035" type="#_x0000_t75" style="width:226pt;height:175.3pt">
            <v:imagedata r:id="rId28" o:title="temp_Errors_Comparison_60"/>
          </v:shape>
        </w:pict>
      </w:r>
      <w:r w:rsidR="00183BD1">
        <w:rPr>
          <w:noProof/>
        </w:rPr>
        <w:drawing>
          <wp:inline distT="0" distB="0" distL="0" distR="0" wp14:anchorId="69F4210E" wp14:editId="55A50A39">
            <wp:extent cx="2838450" cy="2256155"/>
            <wp:effectExtent l="0" t="0" r="0" b="0"/>
            <wp:docPr id="12" name="Picture 12" descr="speed_Errors_Comparison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eed_Errors_Comparison_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2256155"/>
                    </a:xfrm>
                    <a:prstGeom prst="rect">
                      <a:avLst/>
                    </a:prstGeom>
                    <a:noFill/>
                    <a:ln>
                      <a:noFill/>
                    </a:ln>
                  </pic:spPr>
                </pic:pic>
              </a:graphicData>
            </a:graphic>
          </wp:inline>
        </w:drawing>
      </w:r>
    </w:p>
    <w:p w14:paraId="60FB8646" w14:textId="77777777" w:rsidR="00183BD1" w:rsidRDefault="00183BD1" w:rsidP="00FB09DF">
      <w:pPr>
        <w:pStyle w:val="Caption"/>
      </w:pPr>
      <w:bookmarkStart w:id="239" w:name="_Ref11317869"/>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7</w:t>
      </w:r>
      <w:r w:rsidRPr="00376998">
        <w:rPr>
          <w:b/>
        </w:rPr>
        <w:fldChar w:fldCharType="end"/>
      </w:r>
      <w:bookmarkEnd w:id="239"/>
      <w:r>
        <w:t xml:space="preserve"> </w:t>
      </w:r>
      <w:r w:rsidRPr="00376998">
        <w:t>Distribution of the errors for the temperature (left) and speed (right) for different pressure levels. The Desrozier</w:t>
      </w:r>
      <w:r w:rsidR="00376998">
        <w:t>s average was calculated using a time interval of 2 months.</w:t>
      </w:r>
    </w:p>
    <w:p w14:paraId="2C5B06C5" w14:textId="1ADBB8BB" w:rsidR="007B4B75" w:rsidRDefault="00C42B82" w:rsidP="00FB09DF">
      <w:pPr>
        <w:pStyle w:val="Caption"/>
      </w:pPr>
      <w:r>
        <w:t xml:space="preserve">For further analysis, </w:t>
      </w:r>
      <w:ins w:id="240" w:author="Federico" w:date="2019-06-14T10:06:00Z">
        <w:r w:rsidR="00251E94">
          <w:t xml:space="preserve">we extracted the mean value and </w:t>
        </w:r>
      </w:ins>
      <w:ins w:id="241" w:author="Federico" w:date="2019-06-14T10:07:00Z">
        <w:r w:rsidR="00251E94">
          <w:t xml:space="preserve">standard deviation for </w:t>
        </w:r>
      </w:ins>
      <w:r>
        <w:t>t</w:t>
      </w:r>
      <w:r w:rsidR="0051522C">
        <w:t xml:space="preserve">he distributions of the errors, for which some examples were shown in </w:t>
      </w:r>
      <w:r w:rsidR="0051522C">
        <w:fldChar w:fldCharType="begin"/>
      </w:r>
      <w:r w:rsidR="0051522C">
        <w:instrText xml:space="preserve"> REF _Ref11317869 \h </w:instrText>
      </w:r>
      <w:r w:rsidR="00EF10A9">
        <w:instrText xml:space="preserve"> \* MERGEFORMAT </w:instrText>
      </w:r>
      <w:r w:rsidR="0051522C">
        <w:fldChar w:fldCharType="separate"/>
      </w:r>
      <w:r w:rsidR="00F226AE">
        <w:t>Fig.</w:t>
      </w:r>
      <w:r w:rsidR="0051522C">
        <w:t xml:space="preserve"> </w:t>
      </w:r>
      <w:r w:rsidR="0051522C">
        <w:rPr>
          <w:noProof/>
        </w:rPr>
        <w:t>7</w:t>
      </w:r>
      <w:r w:rsidR="0051522C">
        <w:fldChar w:fldCharType="end"/>
      </w:r>
      <w:del w:id="242" w:author="Federico" w:date="2019-06-14T10:07:00Z">
        <w:r w:rsidR="0051522C" w:rsidDel="00251E94">
          <w:delText>,</w:delText>
        </w:r>
      </w:del>
      <w:ins w:id="243" w:author="Federico" w:date="2019-06-14T10:07:00Z">
        <w:r w:rsidR="00251E94">
          <w:t>.</w:t>
        </w:r>
      </w:ins>
      <w:del w:id="244" w:author="Federico" w:date="2019-06-14T10:07:00Z">
        <w:r w:rsidR="0051522C" w:rsidDel="00251E94">
          <w:delText xml:space="preserve"> </w:delText>
        </w:r>
        <w:commentRangeStart w:id="245"/>
        <w:commentRangeStart w:id="246"/>
        <w:r w:rsidR="0051522C" w:rsidDel="00251E94">
          <w:delText>were fitted with an arbitrary Gaussian distribution to extract the mean vale and the standard deviation.</w:delText>
        </w:r>
        <w:commentRangeEnd w:id="245"/>
        <w:r w:rsidR="009D4DEC" w:rsidDel="00251E94">
          <w:rPr>
            <w:rStyle w:val="CommentReference"/>
            <w:bCs/>
          </w:rPr>
          <w:commentReference w:id="245"/>
        </w:r>
      </w:del>
      <w:commentRangeEnd w:id="246"/>
      <w:r w:rsidR="00251E94">
        <w:rPr>
          <w:rStyle w:val="CommentReference"/>
          <w:bCs/>
        </w:rPr>
        <w:commentReference w:id="246"/>
      </w:r>
      <w:r w:rsidR="0051522C">
        <w:t xml:space="preserve"> </w:t>
      </w:r>
      <w:r>
        <w:t xml:space="preserve">The complete set of results for all the pressure levels, considering the wind related variables, are shown in </w:t>
      </w:r>
      <w:r>
        <w:fldChar w:fldCharType="begin"/>
      </w:r>
      <w:r>
        <w:instrText xml:space="preserve"> REF _Ref11318095 \h </w:instrText>
      </w:r>
      <w:r w:rsidR="00EF10A9">
        <w:instrText xml:space="preserve"> \* MERGEFORMAT </w:instrText>
      </w:r>
      <w:r>
        <w:fldChar w:fldCharType="separate"/>
      </w:r>
      <w:r w:rsidR="00813E8F">
        <w:t>Fig.</w:t>
      </w:r>
      <w:r>
        <w:t xml:space="preserve"> </w:t>
      </w:r>
      <w:r>
        <w:rPr>
          <w:noProof/>
        </w:rPr>
        <w:t>8</w:t>
      </w:r>
      <w:r>
        <w:fldChar w:fldCharType="end"/>
      </w:r>
      <w:r>
        <w:t>.  The blue and red lines refer respectively to the errors obtained assuming 1</w:t>
      </w:r>
      <w:ins w:id="247" w:author="Federico" w:date="2019-06-14T10:20:00Z">
        <w:r w:rsidR="00DB3019">
          <w:t>-</w:t>
        </w:r>
      </w:ins>
      <w:del w:id="248" w:author="Federico" w:date="2019-06-14T10:20:00Z">
        <w:r w:rsidDel="00DB3019">
          <w:delText xml:space="preserve"> </w:delText>
        </w:r>
      </w:del>
      <w:r>
        <w:t xml:space="preserve">month and </w:t>
      </w:r>
      <w:del w:id="249" w:author="Federico" w:date="2019-06-14T10:20:00Z">
        <w:r w:rsidDel="00DB3019">
          <w:delText>1 year</w:delText>
        </w:r>
      </w:del>
      <w:ins w:id="250" w:author="Federico" w:date="2019-06-14T10:20:00Z">
        <w:r w:rsidR="00DB3019">
          <w:t>1-year</w:t>
        </w:r>
      </w:ins>
      <w:r>
        <w:t xml:space="preserve"> time avera</w:t>
      </w:r>
      <w:r w:rsidR="00D42513">
        <w:t>ging. Observation at 00</w:t>
      </w:r>
      <w:r w:rsidR="00594343">
        <w:t xml:space="preserve">GMT </w:t>
      </w:r>
      <w:r>
        <w:t>and at 12</w:t>
      </w:r>
      <w:r w:rsidR="00594343">
        <w:t>GMT</w:t>
      </w:r>
      <w:r>
        <w:t xml:space="preserve"> are plotted with solid and dashed lines respectively. </w:t>
      </w:r>
      <w:r w:rsidR="008B2A0B">
        <w:t xml:space="preserve">We </w:t>
      </w:r>
      <w:r w:rsidR="00AD7E3A">
        <w:t xml:space="preserve">note that this is a similar representation of the </w:t>
      </w:r>
      <w:ins w:id="251" w:author="Leo Haimberger" w:date="2019-06-14T08:30:00Z">
        <w:r w:rsidR="00594343">
          <w:t xml:space="preserve">rms </w:t>
        </w:r>
      </w:ins>
      <w:r w:rsidR="00AD7E3A">
        <w:t>error reported in</w:t>
      </w:r>
      <w:r w:rsidR="00AD7E3A" w:rsidRPr="00AD7E3A">
        <w:t xml:space="preserve"> </w:t>
      </w:r>
      <w:ins w:id="252" w:author="Leo Haimberger" w:date="2019-06-14T08:30:00Z">
        <w:r w:rsidR="00594343">
          <w:t xml:space="preserve">the diagonals of the matrices of </w:t>
        </w:r>
      </w:ins>
      <w:r w:rsidR="00AD7E3A" w:rsidRPr="00AD7E3A">
        <w:fldChar w:fldCharType="begin"/>
      </w:r>
      <w:r w:rsidR="00AD7E3A" w:rsidRPr="00AD7E3A">
        <w:instrText xml:space="preserve"> REF _Ref11159431 \h  \* MERGEFORMAT </w:instrText>
      </w:r>
      <w:r w:rsidR="00AD7E3A" w:rsidRPr="00AD7E3A">
        <w:fldChar w:fldCharType="separate"/>
      </w:r>
      <w:r w:rsidR="00AD7E3A" w:rsidRPr="00AD7E3A">
        <w:t>Fig</w:t>
      </w:r>
      <w:del w:id="253" w:author="Leo Haimberger" w:date="2019-06-14T08:30:00Z">
        <w:r w:rsidR="00AD7E3A" w:rsidRPr="00AD7E3A" w:rsidDel="00594343">
          <w:delText>ure</w:delText>
        </w:r>
      </w:del>
      <w:ins w:id="254" w:author="Leo Haimberger" w:date="2019-06-14T08:30:00Z">
        <w:r w:rsidR="00594343">
          <w:t>.</w:t>
        </w:r>
      </w:ins>
      <w:r w:rsidR="00AD7E3A" w:rsidRPr="00AD7E3A">
        <w:t xml:space="preserve"> </w:t>
      </w:r>
      <w:r w:rsidR="00AD7E3A" w:rsidRPr="00AD7E3A">
        <w:rPr>
          <w:noProof/>
        </w:rPr>
        <w:t>1</w:t>
      </w:r>
      <w:r w:rsidR="00AD7E3A" w:rsidRPr="00AD7E3A">
        <w:fldChar w:fldCharType="end"/>
      </w:r>
      <w:r w:rsidR="00AD7E3A">
        <w:t xml:space="preserve">, with the difference in the units of the elevation.  We find similar values for the estimated error, or more precisely for the mean value of the error assuming a Gaussian distribution, and find a similar </w:t>
      </w:r>
      <w:r w:rsidR="0027007D">
        <w:t xml:space="preserve">vertical distribution with increased </w:t>
      </w:r>
      <w:r w:rsidR="00AD7E3A">
        <w:t>error values for higher elevation</w:t>
      </w:r>
      <w:r w:rsidR="0027007D">
        <w:t>s</w:t>
      </w:r>
      <w:r w:rsidR="00AD7E3A">
        <w:t>. The erro</w:t>
      </w:r>
      <w:r w:rsidR="00594343">
        <w:t>r</w:t>
      </w:r>
      <w:r w:rsidR="00AD7E3A">
        <w:t xml:space="preserve">s show little dependency on the observation hours, </w:t>
      </w:r>
      <w:r w:rsidR="00594343">
        <w:t>with noticeable differences only at</w:t>
      </w:r>
      <w:r w:rsidR="00AD7E3A">
        <w:t xml:space="preserve"> low elevation</w:t>
      </w:r>
      <w:r w:rsidR="00594343">
        <w:t>s</w:t>
      </w:r>
      <w:r w:rsidR="00AD7E3A">
        <w:t>. Finally, the choice of the two extreme values for the time averaging in the Desroziers departure does not affect the mean value of the errors</w:t>
      </w:r>
      <w:r w:rsidR="000C5948">
        <w:t>, but it is evident that the choice of the longer time interval re</w:t>
      </w:r>
      <w:r w:rsidR="00594343">
        <w:t>d</w:t>
      </w:r>
      <w:r w:rsidR="000C5948">
        <w:t>u</w:t>
      </w:r>
      <w:r w:rsidR="00594343">
        <w:t>c</w:t>
      </w:r>
      <w:r w:rsidR="000C5948">
        <w:t xml:space="preserve">es the standard deviation of the distribution.  </w:t>
      </w:r>
      <w:r w:rsidR="00AD7E3A">
        <w:t xml:space="preserve"> </w:t>
      </w:r>
    </w:p>
    <w:p w14:paraId="3B1F7727" w14:textId="77777777" w:rsidR="00920B38" w:rsidRDefault="00920B38" w:rsidP="00341C36">
      <w:pPr>
        <w:pStyle w:val="TOC3"/>
      </w:pPr>
    </w:p>
    <w:p w14:paraId="412AE6DD" w14:textId="77777777" w:rsidR="007B4B75" w:rsidRDefault="00E15716" w:rsidP="00341C36">
      <w:pPr>
        <w:pStyle w:val="TOC3"/>
        <w:pPrChange w:id="255" w:author="Federico" w:date="2019-06-14T13:03:00Z">
          <w:pPr>
            <w:pStyle w:val="TOC3"/>
            <w:keepNext/>
          </w:pPr>
        </w:pPrChange>
      </w:pPr>
      <w:r>
        <w:pict w14:anchorId="37861B61">
          <v:shape id="_x0000_i1036" type="#_x0000_t75" style="width:120.85pt;height:165.3pt">
            <v:imagedata r:id="rId30" o:title="speed_all_averages_gaussian_365"/>
          </v:shape>
        </w:pict>
      </w:r>
      <w:r w:rsidR="007B4B75">
        <w:rPr>
          <w:noProof/>
        </w:rPr>
        <w:drawing>
          <wp:inline distT="0" distB="0" distL="0" distR="0" wp14:anchorId="2ED51694" wp14:editId="3FD00A67">
            <wp:extent cx="1537970" cy="2113915"/>
            <wp:effectExtent l="0" t="0" r="5080" b="635"/>
            <wp:docPr id="21" name="Picture 21" descr="C:\Users\Federico\AppData\Local\Microsoft\Windows\INetCache\Content.Word\uwind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Federico\AppData\Local\Microsoft\Windows\INetCache\Content.Word\uwind_all_averages_gaussian_36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7970" cy="2113915"/>
                    </a:xfrm>
                    <a:prstGeom prst="rect">
                      <a:avLst/>
                    </a:prstGeom>
                    <a:noFill/>
                    <a:ln>
                      <a:noFill/>
                    </a:ln>
                  </pic:spPr>
                </pic:pic>
              </a:graphicData>
            </a:graphic>
          </wp:inline>
        </w:drawing>
      </w:r>
      <w:r w:rsidR="007B4B75">
        <w:rPr>
          <w:noProof/>
        </w:rPr>
        <w:drawing>
          <wp:inline distT="0" distB="0" distL="0" distR="0" wp14:anchorId="2B2BD4B5" wp14:editId="4B8BDB93">
            <wp:extent cx="1537970" cy="2119630"/>
            <wp:effectExtent l="0" t="0" r="5080" b="0"/>
            <wp:docPr id="26" name="Picture 26" descr="C:\Users\Federico\AppData\Local\Microsoft\Windows\INetCache\Content.Word\vwind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Federico\AppData\Local\Microsoft\Windows\INetCache\Content.Word\vwind_all_averages_gaussian_36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7970" cy="2119630"/>
                    </a:xfrm>
                    <a:prstGeom prst="rect">
                      <a:avLst/>
                    </a:prstGeom>
                    <a:noFill/>
                    <a:ln>
                      <a:noFill/>
                    </a:ln>
                  </pic:spPr>
                </pic:pic>
              </a:graphicData>
            </a:graphic>
          </wp:inline>
        </w:drawing>
      </w:r>
      <w:r w:rsidR="007B4B75">
        <w:rPr>
          <w:noProof/>
        </w:rPr>
        <w:drawing>
          <wp:inline distT="0" distB="0" distL="0" distR="0" wp14:anchorId="4F737C9B" wp14:editId="1C8016DC">
            <wp:extent cx="1537970" cy="2119630"/>
            <wp:effectExtent l="0" t="0" r="5080" b="0"/>
            <wp:docPr id="3" name="Picture 3" descr="C:\Users\Federico\AppData\Local\Microsoft\Windows\INetCache\Content.Word\direction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Federico\AppData\Local\Microsoft\Windows\INetCache\Content.Word\direction_all_averages_gaussian_36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7970" cy="2119630"/>
                    </a:xfrm>
                    <a:prstGeom prst="rect">
                      <a:avLst/>
                    </a:prstGeom>
                    <a:noFill/>
                    <a:ln>
                      <a:noFill/>
                    </a:ln>
                  </pic:spPr>
                </pic:pic>
              </a:graphicData>
            </a:graphic>
          </wp:inline>
        </w:drawing>
      </w:r>
    </w:p>
    <w:p w14:paraId="25E78201" w14:textId="3870AD2E" w:rsidR="007B4B75" w:rsidDel="00C74AC9" w:rsidRDefault="007B4B75">
      <w:pPr>
        <w:pStyle w:val="Caption"/>
        <w:rPr>
          <w:del w:id="256" w:author="Federico" w:date="2019-06-14T13:02:00Z"/>
        </w:rPr>
      </w:pPr>
      <w:bookmarkStart w:id="257" w:name="_Ref11318095"/>
      <w:r w:rsidRPr="00376998">
        <w:rPr>
          <w:b/>
        </w:rPr>
        <w:t xml:space="preserve">Figure </w:t>
      </w:r>
      <w:r w:rsidRPr="00376998">
        <w:rPr>
          <w:b/>
          <w:bCs/>
        </w:rPr>
        <w:fldChar w:fldCharType="begin"/>
      </w:r>
      <w:r w:rsidRPr="00376998">
        <w:rPr>
          <w:b/>
        </w:rPr>
        <w:instrText xml:space="preserve"> SEQ Figure \* ARABIC </w:instrText>
      </w:r>
      <w:r w:rsidRPr="00376998">
        <w:rPr>
          <w:b/>
          <w:bCs/>
        </w:rPr>
        <w:fldChar w:fldCharType="separate"/>
      </w:r>
      <w:r w:rsidRPr="00376998">
        <w:rPr>
          <w:b/>
          <w:noProof/>
        </w:rPr>
        <w:t>8</w:t>
      </w:r>
      <w:r w:rsidRPr="00376998">
        <w:rPr>
          <w:b/>
          <w:bCs/>
        </w:rPr>
        <w:fldChar w:fldCharType="end"/>
      </w:r>
      <w:bookmarkEnd w:id="257"/>
      <w:r>
        <w:t xml:space="preserve"> Error mean values and standard deviation, </w:t>
      </w:r>
      <w:del w:id="258" w:author="Federico" w:date="2019-06-14T12:20:00Z">
        <w:r w:rsidDel="005B6CFB">
          <w:delText xml:space="preserve">calculated assuming a Gaussian distribution, </w:delText>
        </w:r>
      </w:del>
      <w:ins w:id="259" w:author="Federico" w:date="2019-06-14T12:20:00Z">
        <w:r w:rsidR="005B6CFB">
          <w:t xml:space="preserve"> </w:t>
        </w:r>
      </w:ins>
      <w:r>
        <w:t xml:space="preserve">for the wind speed, u- and v-component, and direction. The blue and red lines show the values obtained assuming a time interval of 1 month and </w:t>
      </w:r>
      <w:r>
        <w:lastRenderedPageBreak/>
        <w:t xml:space="preserve">1 year respectively when applying the Desroziers method. </w:t>
      </w:r>
      <w:r w:rsidR="00084466">
        <w:t>Dotted lines show the results for 00</w:t>
      </w:r>
      <w:r w:rsidR="009D4DEC">
        <w:t>GMT</w:t>
      </w:r>
      <w:r w:rsidR="00084466">
        <w:t xml:space="preserve"> observations, and solid lines refer to </w:t>
      </w:r>
      <w:r w:rsidR="009D4DEC">
        <w:t>12GMT</w:t>
      </w:r>
      <w:r w:rsidR="00084466">
        <w:t xml:space="preserve"> observations. </w:t>
      </w:r>
    </w:p>
    <w:p w14:paraId="3D733269" w14:textId="39F0E47F" w:rsidR="00055637" w:rsidRPr="00883524" w:rsidDel="00C74AC9" w:rsidRDefault="00CA7C2C">
      <w:pPr>
        <w:pStyle w:val="Caption"/>
        <w:rPr>
          <w:del w:id="260" w:author="Federico" w:date="2019-06-14T13:02:00Z"/>
        </w:rPr>
        <w:pPrChange w:id="261" w:author="Federico" w:date="2019-06-14T13:32:00Z">
          <w:pPr>
            <w:pStyle w:val="Heading1"/>
          </w:pPr>
        </w:pPrChange>
      </w:pPr>
      <w:bookmarkStart w:id="262" w:name="_Ref11155627"/>
      <w:del w:id="263" w:author="Federico" w:date="2019-06-14T10:18:00Z">
        <w:r w:rsidRPr="00883524" w:rsidDel="00E370EB">
          <w:delText xml:space="preserve">Code Usage and </w:delText>
        </w:r>
        <w:commentRangeStart w:id="264"/>
        <w:r w:rsidRPr="00883524" w:rsidDel="00E370EB">
          <w:delText>Reproducibility</w:delText>
        </w:r>
        <w:bookmarkEnd w:id="262"/>
        <w:commentRangeEnd w:id="264"/>
        <w:r w:rsidR="0027007D" w:rsidDel="00E370EB">
          <w:rPr>
            <w:rStyle w:val="CommentReference"/>
            <w:b/>
            <w:bCs/>
          </w:rPr>
          <w:commentReference w:id="264"/>
        </w:r>
      </w:del>
    </w:p>
    <w:p w14:paraId="0761BC04" w14:textId="5EAD9406" w:rsidR="00055637" w:rsidRPr="00B808D3" w:rsidDel="00826535" w:rsidRDefault="00CA7C2C">
      <w:pPr>
        <w:pStyle w:val="Caption"/>
        <w:rPr>
          <w:del w:id="265" w:author="Federico" w:date="2019-06-14T10:13:00Z"/>
        </w:rPr>
        <w:pPrChange w:id="266" w:author="Federico" w:date="2019-06-14T13:32:00Z">
          <w:pPr>
            <w:pStyle w:val="TOC3"/>
          </w:pPr>
        </w:pPrChange>
      </w:pPr>
      <w:del w:id="267" w:author="Federico" w:date="2019-06-14T10:13:00Z">
        <w:r w:rsidRPr="00B808D3" w:rsidDel="00826535">
          <w:delText>The code used to produce the results here</w:delText>
        </w:r>
      </w:del>
      <w:ins w:id="268" w:author="Leo Haimberger" w:date="2019-06-14T08:34:00Z">
        <w:del w:id="269" w:author="Federico" w:date="2019-06-14T10:13:00Z">
          <w:r w:rsidR="009D4DEC" w:rsidDel="00826535">
            <w:delText xml:space="preserve">documented in the present deliverable </w:delText>
          </w:r>
        </w:del>
      </w:ins>
      <w:del w:id="270" w:author="Federico" w:date="2019-06-14T10:13:00Z">
        <w:r w:rsidRPr="00B808D3" w:rsidDel="00826535">
          <w:delText xml:space="preserve"> presented is available </w:delText>
        </w:r>
        <w:r w:rsidR="00714C2C" w:rsidDel="00826535">
          <w:delText>on</w:delText>
        </w:r>
        <w:r w:rsidRPr="00B808D3" w:rsidDel="00826535">
          <w:delText xml:space="preserve"> GitHub at</w:delText>
        </w:r>
      </w:del>
      <w:ins w:id="271" w:author="Leo Haimberger" w:date="2019-06-14T08:35:00Z">
        <w:del w:id="272" w:author="Federico" w:date="2019-06-14T10:13:00Z">
          <w:r w:rsidR="009D4DEC" w:rsidDel="00826535">
            <w:delText xml:space="preserve"> </w:delText>
          </w:r>
        </w:del>
      </w:ins>
      <w:commentRangeStart w:id="273"/>
    </w:p>
    <w:p w14:paraId="4B769F13" w14:textId="2868D8B9" w:rsidR="00055637" w:rsidRPr="00B808D3" w:rsidDel="00826535" w:rsidRDefault="00CA7C2C">
      <w:pPr>
        <w:pStyle w:val="Caption"/>
        <w:rPr>
          <w:del w:id="274" w:author="Federico" w:date="2019-06-14T10:13:00Z"/>
        </w:rPr>
        <w:pPrChange w:id="275" w:author="Federico" w:date="2019-06-14T13:32:00Z">
          <w:pPr>
            <w:pStyle w:val="TOC3"/>
          </w:pPr>
        </w:pPrChange>
      </w:pPr>
      <w:del w:id="276" w:author="Federico" w:date="2019-06-14T10:13:00Z">
        <w:r w:rsidRPr="00B808D3" w:rsidDel="00826535">
          <w:delText>https://github.com/MBlaschek/CEUAS/tree/develop/</w:delText>
        </w:r>
        <w:r w:rsidRPr="00B808D3" w:rsidDel="00826535">
          <w:rPr>
            <w:color w:val="0000FF" w:themeColor="hyperlink"/>
            <w:u w:val="single"/>
          </w:rPr>
          <w:delText>CEUAS</w:delText>
        </w:r>
        <w:r w:rsidRPr="00B808D3" w:rsidDel="00826535">
          <w:delText>/wind_uncertainty .</w:delText>
        </w:r>
        <w:commentRangeEnd w:id="273"/>
        <w:r w:rsidR="00D611AD" w:rsidDel="00826535">
          <w:rPr>
            <w:rStyle w:val="CommentReference"/>
          </w:rPr>
          <w:commentReference w:id="273"/>
        </w:r>
      </w:del>
    </w:p>
    <w:p w14:paraId="20C16988" w14:textId="594EF9A9" w:rsidR="00055637" w:rsidRPr="00B808D3" w:rsidDel="00826535" w:rsidRDefault="00055637">
      <w:pPr>
        <w:pStyle w:val="Caption"/>
        <w:rPr>
          <w:del w:id="277" w:author="Federico" w:date="2019-06-14T10:13:00Z"/>
        </w:rPr>
        <w:pPrChange w:id="278" w:author="Federico" w:date="2019-06-14T13:32:00Z">
          <w:pPr>
            <w:pStyle w:val="TOC3"/>
            <w:ind w:left="360"/>
          </w:pPr>
        </w:pPrChange>
      </w:pPr>
    </w:p>
    <w:p w14:paraId="36FA40C7" w14:textId="09215CD3" w:rsidR="00055637" w:rsidRPr="00B808D3" w:rsidDel="00826535" w:rsidRDefault="00CA7C2C">
      <w:pPr>
        <w:pStyle w:val="Caption"/>
        <w:rPr>
          <w:del w:id="279" w:author="Federico" w:date="2019-06-14T10:13:00Z"/>
        </w:rPr>
        <w:pPrChange w:id="280" w:author="Federico" w:date="2019-06-14T13:32:00Z">
          <w:pPr>
            <w:pStyle w:val="TOC3"/>
          </w:pPr>
        </w:pPrChange>
      </w:pPr>
      <w:del w:id="281" w:author="Federico" w:date="2019-06-14T10:13:00Z">
        <w:r w:rsidRPr="00B808D3" w:rsidDel="00826535">
          <w:delText xml:space="preserve">In the following description we will refer to scripts that are currently being developed for the complete analysis of the XXXX datasets and will be made available in the future according to the xxx deliverable. However, the analysis presented here is self-consistent and does not depend on any of such external script, unless the user wishes to extend the capability of the scripts presented here to handle a different input dataset or </w:delText>
        </w:r>
      </w:del>
      <w:ins w:id="282" w:author="Leo Haimberger" w:date="2019-06-14T08:35:00Z">
        <w:del w:id="283" w:author="Federico" w:date="2019-06-14T10:13:00Z">
          <w:r w:rsidR="009D4DEC" w:rsidDel="00826535">
            <w:delText xml:space="preserve">to </w:delText>
          </w:r>
        </w:del>
      </w:ins>
      <w:del w:id="284" w:author="Federico" w:date="2019-06-14T10:13:00Z">
        <w:r w:rsidRPr="00B808D3" w:rsidDel="00826535">
          <w:delText xml:space="preserve">add further functionalities. </w:delText>
        </w:r>
      </w:del>
    </w:p>
    <w:p w14:paraId="3993D8E0" w14:textId="5FF2CF96" w:rsidR="00055637" w:rsidRPr="00B808D3" w:rsidDel="00826535" w:rsidRDefault="00055637">
      <w:pPr>
        <w:pStyle w:val="Caption"/>
        <w:rPr>
          <w:del w:id="285" w:author="Federico" w:date="2019-06-14T10:13:00Z"/>
        </w:rPr>
        <w:pPrChange w:id="286" w:author="Federico" w:date="2019-06-14T13:32:00Z">
          <w:pPr>
            <w:pStyle w:val="TOC3"/>
            <w:ind w:left="360"/>
          </w:pPr>
        </w:pPrChange>
      </w:pPr>
    </w:p>
    <w:p w14:paraId="77F3E742" w14:textId="01128B88" w:rsidR="00055637" w:rsidRPr="00B808D3" w:rsidDel="00826535" w:rsidRDefault="00055637">
      <w:pPr>
        <w:pStyle w:val="Caption"/>
        <w:rPr>
          <w:del w:id="287" w:author="Federico" w:date="2019-06-14T10:13:00Z"/>
        </w:rPr>
        <w:pPrChange w:id="288" w:author="Federico" w:date="2019-06-14T13:32:00Z">
          <w:pPr>
            <w:pStyle w:val="TOC3"/>
            <w:ind w:left="360"/>
          </w:pPr>
        </w:pPrChange>
      </w:pPr>
    </w:p>
    <w:p w14:paraId="62FBBFAB" w14:textId="3F7F924F" w:rsidR="00055637" w:rsidRPr="00B808D3" w:rsidDel="00826535" w:rsidRDefault="00055637">
      <w:pPr>
        <w:pStyle w:val="Caption"/>
        <w:rPr>
          <w:del w:id="289" w:author="Federico" w:date="2019-06-14T10:13:00Z"/>
        </w:rPr>
        <w:pPrChange w:id="290" w:author="Federico" w:date="2019-06-14T13:32:00Z">
          <w:pPr>
            <w:pStyle w:val="TOC3"/>
          </w:pPr>
        </w:pPrChange>
      </w:pPr>
    </w:p>
    <w:p w14:paraId="6EF4E427" w14:textId="76EEE6F7" w:rsidR="00055637" w:rsidRPr="00B808D3" w:rsidDel="00826535" w:rsidRDefault="00CA7C2C">
      <w:pPr>
        <w:pStyle w:val="Caption"/>
        <w:rPr>
          <w:del w:id="291" w:author="Federico" w:date="2019-06-14T10:13:00Z"/>
        </w:rPr>
        <w:pPrChange w:id="292" w:author="Federico" w:date="2019-06-14T13:32:00Z">
          <w:pPr>
            <w:pStyle w:val="TOC3"/>
          </w:pPr>
        </w:pPrChange>
      </w:pPr>
      <w:del w:id="293" w:author="Federico" w:date="2019-06-14T10:13:00Z">
        <w:r w:rsidRPr="00B808D3" w:rsidDel="00826535">
          <w:delText>To allow for easy reproducibility, the user will find the netCDF files ready in the GitHub repository, while in general, for other observation stations, the user will have to run separately the odb converter and extract himself/herself the necessary netCDF files.</w:delText>
        </w:r>
      </w:del>
    </w:p>
    <w:p w14:paraId="43E18EA0" w14:textId="461F96BA" w:rsidR="00055637" w:rsidRPr="00B808D3" w:rsidDel="00826535" w:rsidRDefault="00055637">
      <w:pPr>
        <w:pStyle w:val="Caption"/>
        <w:rPr>
          <w:del w:id="294" w:author="Federico" w:date="2019-06-14T10:13:00Z"/>
        </w:rPr>
        <w:pPrChange w:id="295" w:author="Federico" w:date="2019-06-14T13:32:00Z">
          <w:pPr>
            <w:pStyle w:val="TOC3"/>
            <w:ind w:left="360"/>
          </w:pPr>
        </w:pPrChange>
      </w:pPr>
    </w:p>
    <w:p w14:paraId="3F295DAD" w14:textId="7E3BC560" w:rsidR="00055637" w:rsidRPr="00B808D3" w:rsidDel="00826535" w:rsidRDefault="00CA7C2C">
      <w:pPr>
        <w:pStyle w:val="Caption"/>
        <w:rPr>
          <w:del w:id="296" w:author="Federico" w:date="2019-06-14T10:13:00Z"/>
        </w:rPr>
        <w:pPrChange w:id="297" w:author="Federico" w:date="2019-06-14T13:32:00Z">
          <w:pPr>
            <w:pStyle w:val="TOC3"/>
          </w:pPr>
        </w:pPrChange>
      </w:pPr>
      <w:del w:id="298" w:author="Federico" w:date="2019-06-14T10:13:00Z">
        <w:r w:rsidRPr="00B808D3" w:rsidDel="00826535">
          <w:delText xml:space="preserve">The treatment of the variables connected to the wind measurements follows two separate procedures. For the u and v wind components, the procedure is straightforward and the code implementation basically follows what </w:delText>
        </w:r>
      </w:del>
      <w:ins w:id="299" w:author="Leo Haimberger" w:date="2019-06-14T08:36:00Z">
        <w:del w:id="300" w:author="Federico" w:date="2019-06-14T10:13:00Z">
          <w:r w:rsidR="009D4DEC" w:rsidDel="00826535">
            <w:delText xml:space="preserve">has been </w:delText>
          </w:r>
        </w:del>
      </w:ins>
      <w:del w:id="301" w:author="Federico" w:date="2019-06-14T10:13:00Z">
        <w:r w:rsidRPr="00B808D3" w:rsidDel="00826535">
          <w:delText xml:space="preserve">presented already in the initial assessment of the uncertainties of the temperature and humidity. In fact, in the ERA5_1 database files the information of the first guess (fg) and analysis (an) departures are already available, and the Desroziers method can be applied straightforwardly.  </w:delText>
        </w:r>
      </w:del>
    </w:p>
    <w:p w14:paraId="30FB8F9D" w14:textId="560FE265" w:rsidR="00055637" w:rsidRPr="00B808D3" w:rsidDel="00826535" w:rsidRDefault="00055637">
      <w:pPr>
        <w:pStyle w:val="Caption"/>
        <w:rPr>
          <w:del w:id="302" w:author="Federico" w:date="2019-06-14T10:13:00Z"/>
        </w:rPr>
        <w:pPrChange w:id="303" w:author="Federico" w:date="2019-06-14T13:32:00Z">
          <w:pPr>
            <w:pStyle w:val="TOC3"/>
            <w:ind w:left="360"/>
          </w:pPr>
        </w:pPrChange>
      </w:pPr>
    </w:p>
    <w:p w14:paraId="3DC144BD" w14:textId="22146426" w:rsidR="00055637" w:rsidRPr="00B808D3" w:rsidDel="00826535" w:rsidRDefault="00CA7C2C">
      <w:pPr>
        <w:pStyle w:val="Caption"/>
        <w:rPr>
          <w:del w:id="304" w:author="Federico" w:date="2019-06-14T10:13:00Z"/>
        </w:rPr>
        <w:pPrChange w:id="305" w:author="Federico" w:date="2019-06-14T13:32:00Z">
          <w:pPr>
            <w:pStyle w:val="TOC3"/>
          </w:pPr>
        </w:pPrChange>
      </w:pPr>
      <w:del w:id="306" w:author="Federico" w:date="2019-06-14T10:13:00Z">
        <w:r w:rsidRPr="00B808D3" w:rsidDel="00826535">
          <w:delText xml:space="preserve">However, the primary observables of the wind are the values of the direction and of the speed, it is of interesting to come back to these primary observables. This can be done using the u and v components and their analysis and first guess departures values, from which one can extract the values of the observed speed and direction as well as  first guess and analysis departures. These values will be used to estimate the observation errors with the Desrozier method, in the same fashion as for the other variables (u,v wind component, temperature). </w:delText>
        </w:r>
      </w:del>
    </w:p>
    <w:p w14:paraId="3A76E42C" w14:textId="195B3CA8" w:rsidR="00055637" w:rsidRPr="00B808D3" w:rsidDel="00826535" w:rsidRDefault="00CA7C2C">
      <w:pPr>
        <w:pStyle w:val="Caption"/>
        <w:rPr>
          <w:del w:id="307" w:author="Federico" w:date="2019-06-14T10:13:00Z"/>
        </w:rPr>
        <w:pPrChange w:id="308" w:author="Federico" w:date="2019-06-14T13:32:00Z">
          <w:pPr>
            <w:pStyle w:val="TOC3"/>
          </w:pPr>
        </w:pPrChange>
      </w:pPr>
      <w:del w:id="309" w:author="Federico" w:date="2019-06-14T10:13:00Z">
        <w:r w:rsidRPr="00B808D3" w:rsidDel="00826535">
          <w:delText xml:space="preserve"> </w:delText>
        </w:r>
      </w:del>
    </w:p>
    <w:p w14:paraId="7E1C39D5" w14:textId="5C32B559" w:rsidR="00055637" w:rsidRPr="00B808D3" w:rsidDel="00826535" w:rsidRDefault="00055637">
      <w:pPr>
        <w:pStyle w:val="Caption"/>
        <w:rPr>
          <w:del w:id="310" w:author="Federico" w:date="2019-06-14T10:13:00Z"/>
        </w:rPr>
        <w:pPrChange w:id="311" w:author="Federico" w:date="2019-06-14T13:32:00Z">
          <w:pPr>
            <w:pStyle w:val="TOC3"/>
            <w:ind w:left="360"/>
          </w:pPr>
        </w:pPrChange>
      </w:pPr>
    </w:p>
    <w:p w14:paraId="1BE39605" w14:textId="206410A5" w:rsidR="00055637" w:rsidRPr="00B808D3" w:rsidDel="00826535" w:rsidRDefault="00055637">
      <w:pPr>
        <w:pStyle w:val="Caption"/>
        <w:rPr>
          <w:del w:id="312" w:author="Federico" w:date="2019-06-14T10:13:00Z"/>
        </w:rPr>
        <w:pPrChange w:id="313" w:author="Federico" w:date="2019-06-14T13:32:00Z">
          <w:pPr>
            <w:pStyle w:val="TOC3"/>
            <w:ind w:left="360"/>
          </w:pPr>
        </w:pPrChange>
      </w:pPr>
    </w:p>
    <w:p w14:paraId="04FEF831" w14:textId="44B41E80" w:rsidR="00055637" w:rsidRPr="00B808D3" w:rsidDel="00826535" w:rsidRDefault="00CA7C2C">
      <w:pPr>
        <w:pStyle w:val="Caption"/>
        <w:rPr>
          <w:del w:id="314" w:author="Federico" w:date="2019-06-14T10:13:00Z"/>
        </w:rPr>
        <w:pPrChange w:id="315" w:author="Federico" w:date="2019-06-14T13:32:00Z">
          <w:pPr>
            <w:pStyle w:val="TOC3"/>
          </w:pPr>
        </w:pPrChange>
      </w:pPr>
      <w:del w:id="316" w:author="Federico" w:date="2019-06-14T10:13:00Z">
        <w:r w:rsidRPr="00B808D3" w:rsidDel="00826535">
          <w:delText>The main step of the uncertainty assessment requires the evaluation of these data from the netCDF files for the u and v components, by running the script</w:delText>
        </w:r>
      </w:del>
    </w:p>
    <w:p w14:paraId="44841005" w14:textId="4D02E69F" w:rsidR="00055637" w:rsidRPr="00B808D3" w:rsidDel="00826535" w:rsidRDefault="00055637">
      <w:pPr>
        <w:pStyle w:val="Caption"/>
        <w:rPr>
          <w:del w:id="317" w:author="Federico" w:date="2019-06-14T10:13:00Z"/>
        </w:rPr>
        <w:pPrChange w:id="318" w:author="Federico" w:date="2019-06-14T13:32:00Z">
          <w:pPr>
            <w:pStyle w:val="TOC3"/>
            <w:ind w:left="360"/>
          </w:pPr>
        </w:pPrChange>
      </w:pPr>
    </w:p>
    <w:p w14:paraId="19676DB4" w14:textId="1EAC4F72" w:rsidR="00055637" w:rsidRPr="00B808D3" w:rsidDel="00826535" w:rsidRDefault="00CA7C2C">
      <w:pPr>
        <w:pStyle w:val="Caption"/>
        <w:rPr>
          <w:del w:id="319" w:author="Federico" w:date="2019-06-14T10:13:00Z"/>
        </w:rPr>
        <w:pPrChange w:id="320" w:author="Federico" w:date="2019-06-14T13:32:00Z">
          <w:pPr>
            <w:pStyle w:val="TOC3"/>
            <w:jc w:val="center"/>
          </w:pPr>
        </w:pPrChange>
      </w:pPr>
      <w:del w:id="321" w:author="Federico" w:date="2019-06-14T10:13:00Z">
        <w:r w:rsidRPr="00B808D3" w:rsidDel="00826535">
          <w:delText>extract_speed_direction_netCDF.py</w:delText>
        </w:r>
      </w:del>
    </w:p>
    <w:p w14:paraId="2FE85CB9" w14:textId="5370966A" w:rsidR="00055637" w:rsidRPr="00B808D3" w:rsidDel="00826535" w:rsidRDefault="00055637">
      <w:pPr>
        <w:pStyle w:val="Caption"/>
        <w:rPr>
          <w:del w:id="322" w:author="Federico" w:date="2019-06-14T10:13:00Z"/>
        </w:rPr>
        <w:pPrChange w:id="323" w:author="Federico" w:date="2019-06-14T13:32:00Z">
          <w:pPr>
            <w:pStyle w:val="TOC3"/>
            <w:ind w:left="360"/>
          </w:pPr>
        </w:pPrChange>
      </w:pPr>
    </w:p>
    <w:p w14:paraId="0039DFE1" w14:textId="769E1830" w:rsidR="00055637" w:rsidRPr="00B808D3" w:rsidDel="00826535" w:rsidRDefault="00CA7C2C">
      <w:pPr>
        <w:pStyle w:val="Caption"/>
        <w:rPr>
          <w:del w:id="324" w:author="Federico" w:date="2019-06-14T10:13:00Z"/>
        </w:rPr>
        <w:pPrChange w:id="325" w:author="Federico" w:date="2019-06-14T13:32:00Z">
          <w:pPr>
            <w:pStyle w:val="TOC3"/>
          </w:pPr>
        </w:pPrChange>
      </w:pPr>
      <w:del w:id="326" w:author="Federico" w:date="2019-06-14T10:13:00Z">
        <w:r w:rsidRPr="00B808D3" w:rsidDel="00826535">
          <w:delText>the files “ERA5_1_10393_speed.nc” and “ERA5_1_10393_direction.nc” are produced in the “data” directory, contain</w:delText>
        </w:r>
        <w:r w:rsidR="00253077" w:rsidDel="00826535">
          <w:delText>in</w:delText>
        </w:r>
        <w:r w:rsidRPr="00B808D3" w:rsidDel="00826535">
          <w:delText xml:space="preserve">g the observed values of the wind speed and direction and the departures as explained above. Note that, to avoid redundancy, since the data is extracted from the netCDF files and not from the original odb files, in addition only the datum information is stored in these files, since the rest can be easily retrieved in the u and v components netCDF files. </w:delText>
        </w:r>
      </w:del>
    </w:p>
    <w:p w14:paraId="474E76D5" w14:textId="2A12D1F7" w:rsidR="00055637" w:rsidRPr="00B808D3" w:rsidDel="00826535" w:rsidRDefault="00055637">
      <w:pPr>
        <w:pStyle w:val="Caption"/>
        <w:rPr>
          <w:del w:id="327" w:author="Federico" w:date="2019-06-14T10:13:00Z"/>
        </w:rPr>
        <w:pPrChange w:id="328" w:author="Federico" w:date="2019-06-14T13:32:00Z">
          <w:pPr>
            <w:pStyle w:val="TOC3"/>
            <w:ind w:left="360"/>
          </w:pPr>
        </w:pPrChange>
      </w:pPr>
    </w:p>
    <w:p w14:paraId="283196C8" w14:textId="3BA03D10" w:rsidR="00055637" w:rsidRPr="00B808D3" w:rsidDel="00826535" w:rsidRDefault="00CA7C2C">
      <w:pPr>
        <w:pStyle w:val="Caption"/>
        <w:rPr>
          <w:del w:id="329" w:author="Federico" w:date="2019-06-14T10:13:00Z"/>
        </w:rPr>
        <w:pPrChange w:id="330" w:author="Federico" w:date="2019-06-14T13:32:00Z">
          <w:pPr>
            <w:pStyle w:val="TOC3"/>
          </w:pPr>
        </w:pPrChange>
      </w:pPr>
      <w:del w:id="331" w:author="Federico" w:date="2019-06-14T10:13:00Z">
        <w:r w:rsidRPr="00B808D3" w:rsidDel="00826535">
          <w:delText>Then, the script</w:delText>
        </w:r>
      </w:del>
    </w:p>
    <w:p w14:paraId="117250E0" w14:textId="0D5355A0" w:rsidR="00055637" w:rsidRPr="00B808D3" w:rsidDel="00826535" w:rsidRDefault="00055637">
      <w:pPr>
        <w:pStyle w:val="Caption"/>
        <w:rPr>
          <w:del w:id="332" w:author="Federico" w:date="2019-06-14T10:13:00Z"/>
        </w:rPr>
        <w:pPrChange w:id="333" w:author="Federico" w:date="2019-06-14T13:32:00Z">
          <w:pPr>
            <w:pStyle w:val="TOC3"/>
            <w:ind w:left="360"/>
          </w:pPr>
        </w:pPrChange>
      </w:pPr>
    </w:p>
    <w:p w14:paraId="69954929" w14:textId="629BCC04" w:rsidR="00055637" w:rsidRPr="00B808D3" w:rsidDel="00826535" w:rsidRDefault="00CA7C2C">
      <w:pPr>
        <w:pStyle w:val="Caption"/>
        <w:rPr>
          <w:del w:id="334" w:author="Federico" w:date="2019-06-14T10:13:00Z"/>
        </w:rPr>
        <w:pPrChange w:id="335" w:author="Federico" w:date="2019-06-14T13:32:00Z">
          <w:pPr>
            <w:pStyle w:val="TOC3"/>
            <w:jc w:val="center"/>
          </w:pPr>
        </w:pPrChange>
      </w:pPr>
      <w:bookmarkStart w:id="336" w:name="__DdeLink__209_3279350659"/>
      <w:del w:id="337" w:author="Federico" w:date="2019-06-14T10:13:00Z">
        <w:r w:rsidRPr="00761531" w:rsidDel="00826535">
          <w:delText>extract_covariance.py</w:delText>
        </w:r>
        <w:r w:rsidRPr="00B808D3" w:rsidDel="00826535">
          <w:delText xml:space="preserve"> </w:delText>
        </w:r>
        <w:bookmarkEnd w:id="336"/>
        <w:r w:rsidRPr="00B808D3" w:rsidDel="00826535">
          <w:delText>[-f True]</w:delText>
        </w:r>
      </w:del>
    </w:p>
    <w:p w14:paraId="1F24950B" w14:textId="4D53B577" w:rsidR="00055637" w:rsidRPr="00B808D3" w:rsidDel="00826535" w:rsidRDefault="00055637">
      <w:pPr>
        <w:pStyle w:val="Caption"/>
        <w:rPr>
          <w:del w:id="338" w:author="Federico" w:date="2019-06-14T10:13:00Z"/>
        </w:rPr>
        <w:pPrChange w:id="339" w:author="Federico" w:date="2019-06-14T13:32:00Z">
          <w:pPr>
            <w:pStyle w:val="TOC3"/>
            <w:ind w:left="360"/>
          </w:pPr>
        </w:pPrChange>
      </w:pPr>
    </w:p>
    <w:p w14:paraId="59769718" w14:textId="29D70729" w:rsidR="00055637" w:rsidRPr="00B808D3" w:rsidDel="00826535" w:rsidRDefault="00CA7C2C">
      <w:pPr>
        <w:pStyle w:val="Caption"/>
        <w:rPr>
          <w:del w:id="340" w:author="Federico" w:date="2019-06-14T10:13:00Z"/>
        </w:rPr>
        <w:pPrChange w:id="341" w:author="Federico" w:date="2019-06-14T13:32:00Z">
          <w:pPr>
            <w:pStyle w:val="TOC3"/>
          </w:pPr>
        </w:pPrChange>
      </w:pPr>
      <w:del w:id="342" w:author="Federico" w:date="2019-06-14T10:13:00Z">
        <w:r w:rsidRPr="00B808D3" w:rsidDel="00826535">
          <w:delText xml:space="preserve">is called. This produces a dictionary containing the covariance matrices for the wind u and v components, and speed and directions. The data is stored in a python dictionary, saved in a numpy filed called “covariance_matrices.npy”. </w:delText>
        </w:r>
      </w:del>
    </w:p>
    <w:p w14:paraId="358F543A" w14:textId="65599AF5" w:rsidR="00055637" w:rsidRPr="00B808D3" w:rsidDel="00826535" w:rsidRDefault="00CA7C2C">
      <w:pPr>
        <w:pStyle w:val="Caption"/>
        <w:rPr>
          <w:del w:id="343" w:author="Federico" w:date="2019-06-14T10:13:00Z"/>
        </w:rPr>
        <w:pPrChange w:id="344" w:author="Federico" w:date="2019-06-14T13:32:00Z">
          <w:pPr>
            <w:pStyle w:val="TOC3"/>
          </w:pPr>
        </w:pPrChange>
      </w:pPr>
      <w:del w:id="345" w:author="Federico" w:date="2019-06-14T10:13:00Z">
        <w:r w:rsidRPr="00B808D3" w:rsidDel="00826535">
          <w:delText>The script first looks for the numpy file, defined in the variable cov_file and specified by the user; if the script finds the file, it will terminates. Otherwise, if the file is not found, the script will proceede to the creation of the file. The creation of the file can be forced by passing the optional argument [-f True] when calling the script. Note that the numpy file contains all the covariance matrices for all the possible combination of pressure levels, making it quite sizable (around few hundreds of MB for the Lindenberg station), possibly requiring a few minutes for the creation of the file. If created, the new file will be stored in the current working directory.</w:delText>
        </w:r>
      </w:del>
    </w:p>
    <w:p w14:paraId="569F0D1C" w14:textId="399A9859" w:rsidR="00055637" w:rsidRPr="00B808D3" w:rsidDel="00826535" w:rsidRDefault="00055637">
      <w:pPr>
        <w:pStyle w:val="Caption"/>
        <w:rPr>
          <w:del w:id="346" w:author="Federico" w:date="2019-06-14T10:13:00Z"/>
        </w:rPr>
        <w:pPrChange w:id="347" w:author="Federico" w:date="2019-06-14T13:32:00Z">
          <w:pPr>
            <w:pStyle w:val="TOC3"/>
            <w:ind w:left="360"/>
          </w:pPr>
        </w:pPrChange>
      </w:pPr>
    </w:p>
    <w:p w14:paraId="2EC6D56C" w14:textId="1AD77717" w:rsidR="00055637" w:rsidRPr="00B808D3" w:rsidDel="00826535" w:rsidRDefault="00CA7C2C">
      <w:pPr>
        <w:pStyle w:val="Caption"/>
        <w:rPr>
          <w:del w:id="348" w:author="Federico" w:date="2019-06-14T10:13:00Z"/>
        </w:rPr>
        <w:pPrChange w:id="349" w:author="Federico" w:date="2019-06-14T13:32:00Z">
          <w:pPr>
            <w:pStyle w:val="TOC3"/>
          </w:pPr>
        </w:pPrChange>
      </w:pPr>
      <w:del w:id="350" w:author="Federico" w:date="2019-06-14T10:13:00Z">
        <w:r w:rsidRPr="00B808D3" w:rsidDel="00826535">
          <w:delText>Once the numpy file is available, calling the script</w:delText>
        </w:r>
      </w:del>
    </w:p>
    <w:p w14:paraId="1CF65971" w14:textId="57007403" w:rsidR="00055637" w:rsidRPr="00B808D3" w:rsidDel="00826535" w:rsidRDefault="00055637">
      <w:pPr>
        <w:pStyle w:val="Caption"/>
        <w:rPr>
          <w:del w:id="351" w:author="Federico" w:date="2019-06-14T10:13:00Z"/>
        </w:rPr>
        <w:pPrChange w:id="352" w:author="Federico" w:date="2019-06-14T13:32:00Z">
          <w:pPr>
            <w:pStyle w:val="TOC3"/>
            <w:ind w:left="360"/>
          </w:pPr>
        </w:pPrChange>
      </w:pPr>
    </w:p>
    <w:p w14:paraId="31D20949" w14:textId="1AF2B920" w:rsidR="00055637" w:rsidRPr="00B808D3" w:rsidDel="00826535" w:rsidRDefault="00CA7C2C">
      <w:pPr>
        <w:pStyle w:val="Caption"/>
        <w:rPr>
          <w:del w:id="353" w:author="Federico" w:date="2019-06-14T10:13:00Z"/>
        </w:rPr>
        <w:pPrChange w:id="354" w:author="Federico" w:date="2019-06-14T13:32:00Z">
          <w:pPr>
            <w:pStyle w:val="TOC3"/>
          </w:pPr>
        </w:pPrChange>
      </w:pPr>
      <w:del w:id="355" w:author="Federico" w:date="2019-06-14T10:13:00Z">
        <w:r w:rsidRPr="00B808D3" w:rsidDel="00826535">
          <w:delText xml:space="preserve">analyse_covariance.py </w:delText>
        </w:r>
      </w:del>
    </w:p>
    <w:p w14:paraId="61BB0910" w14:textId="6CB4BBAB" w:rsidR="00055637" w:rsidRPr="00B808D3" w:rsidDel="00826535" w:rsidRDefault="00055637">
      <w:pPr>
        <w:pStyle w:val="Caption"/>
        <w:rPr>
          <w:del w:id="356" w:author="Federico" w:date="2019-06-14T10:13:00Z"/>
        </w:rPr>
        <w:pPrChange w:id="357" w:author="Federico" w:date="2019-06-14T13:32:00Z">
          <w:pPr>
            <w:pStyle w:val="TOC3"/>
            <w:ind w:left="360"/>
          </w:pPr>
        </w:pPrChange>
      </w:pPr>
    </w:p>
    <w:p w14:paraId="5F5798F5" w14:textId="18F59489" w:rsidR="00055637" w:rsidRPr="00B808D3" w:rsidDel="00826535" w:rsidRDefault="00CA7C2C">
      <w:pPr>
        <w:pStyle w:val="Caption"/>
        <w:rPr>
          <w:del w:id="358" w:author="Federico" w:date="2019-06-14T10:13:00Z"/>
        </w:rPr>
        <w:pPrChange w:id="359" w:author="Federico" w:date="2019-06-14T13:32:00Z">
          <w:pPr>
            <w:pStyle w:val="TOC3"/>
          </w:pPr>
        </w:pPrChange>
      </w:pPr>
      <w:del w:id="360" w:author="Federico" w:date="2019-06-14T10:13:00Z">
        <w:r w:rsidRPr="00B808D3" w:rsidDel="00826535">
          <w:delText>will perform the analysis and produce the results, including the ones presented in this document, inside the “results” directory.</w:delText>
        </w:r>
      </w:del>
    </w:p>
    <w:p w14:paraId="3E93C94B" w14:textId="20501008" w:rsidR="00055637" w:rsidRPr="00B808D3" w:rsidDel="00826535" w:rsidRDefault="00055637">
      <w:pPr>
        <w:pStyle w:val="Caption"/>
        <w:rPr>
          <w:del w:id="361" w:author="Federico" w:date="2019-06-14T10:13:00Z"/>
        </w:rPr>
        <w:pPrChange w:id="362" w:author="Federico" w:date="2019-06-14T13:32:00Z">
          <w:pPr>
            <w:pStyle w:val="TOC3"/>
            <w:ind w:left="360"/>
          </w:pPr>
        </w:pPrChange>
      </w:pPr>
    </w:p>
    <w:p w14:paraId="469E175D" w14:textId="77777777" w:rsidR="00055637" w:rsidRPr="00B808D3" w:rsidDel="00E370EB" w:rsidRDefault="00055637">
      <w:pPr>
        <w:pStyle w:val="Caption"/>
        <w:rPr>
          <w:del w:id="363" w:author="Federico" w:date="2019-06-14T10:18:00Z"/>
        </w:rPr>
        <w:pPrChange w:id="364" w:author="Federico" w:date="2019-06-14T13:32:00Z">
          <w:pPr>
            <w:pStyle w:val="TOC3"/>
            <w:ind w:left="360"/>
          </w:pPr>
        </w:pPrChange>
      </w:pPr>
    </w:p>
    <w:p w14:paraId="39F331D0" w14:textId="55B093A7" w:rsidR="00055637" w:rsidRPr="00B808D3" w:rsidRDefault="00055637">
      <w:pPr>
        <w:pStyle w:val="Caption"/>
        <w:pPrChange w:id="365" w:author="Federico" w:date="2019-06-14T13:32:00Z">
          <w:pPr>
            <w:pStyle w:val="TOC3"/>
            <w:ind w:left="360"/>
          </w:pPr>
        </w:pPrChange>
      </w:pPr>
    </w:p>
    <w:p w14:paraId="41CAC909" w14:textId="3D45FA47" w:rsidR="00345455" w:rsidRPr="00883524" w:rsidRDefault="00345455" w:rsidP="0015776D">
      <w:pPr>
        <w:pStyle w:val="Heading1"/>
      </w:pPr>
      <w:bookmarkStart w:id="366" w:name="_Toc11407732"/>
      <w:r>
        <w:t>Conclusions</w:t>
      </w:r>
      <w:bookmarkEnd w:id="366"/>
    </w:p>
    <w:p w14:paraId="1B8F3B42" w14:textId="568ED440" w:rsidR="00D81420" w:rsidRDefault="00BF1D79" w:rsidP="00FC69A0">
      <w:pPr>
        <w:pStyle w:val="TOC3"/>
        <w:jc w:val="both"/>
        <w:rPr>
          <w:color w:val="FF0000"/>
        </w:rPr>
      </w:pPr>
      <w:r>
        <w:t>We presented the first estimate of</w:t>
      </w:r>
      <w:r w:rsidR="00D81420">
        <w:t xml:space="preserve"> observation errors of</w:t>
      </w:r>
      <w:r>
        <w:t xml:space="preserve"> the wind related variables (u- and v-components, speed and directions) using the departure statistics methods developed by Desroziers et </w:t>
      </w:r>
      <w:commentRangeStart w:id="367"/>
      <w:r>
        <w:t>al</w:t>
      </w:r>
      <w:commentRangeEnd w:id="367"/>
      <w:r w:rsidR="00A05BDB">
        <w:rPr>
          <w:rStyle w:val="CommentReference"/>
        </w:rPr>
        <w:commentReference w:id="367"/>
      </w:r>
      <w:r w:rsidR="00D81420">
        <w:t>.</w:t>
      </w:r>
      <w:ins w:id="368" w:author="Michael Blaschek" w:date="2019-06-14T10:49:00Z">
        <w:r w:rsidR="0027007D">
          <w:t xml:space="preserve"> </w:t>
        </w:r>
        <w:r w:rsidR="0027007D" w:rsidRPr="002560EE">
          <w:rPr>
            <w:color w:val="FF0000"/>
            <w:sz w:val="22"/>
            <w:szCs w:val="22"/>
            <w:rPrChange w:id="369" w:author="Federico" w:date="2019-06-14T10:20:00Z">
              <w:rPr/>
            </w:rPrChange>
          </w:rPr>
          <w:t>????</w:t>
        </w:r>
        <w:r w:rsidR="0027007D">
          <w:t>.</w:t>
        </w:r>
      </w:ins>
      <w:r w:rsidR="00D81420">
        <w:t xml:space="preserve"> This method makes use of </w:t>
      </w:r>
      <w:r w:rsidR="000E66DD">
        <w:t>the ERA5 re</w:t>
      </w:r>
      <w:r w:rsidR="00D81420">
        <w:t xml:space="preserve">analysis and forecast departures information to estimate observation errors, </w:t>
      </w:r>
      <w:r w:rsidR="003F2BE4">
        <w:t xml:space="preserve">that include the representation uncertainties related to the </w:t>
      </w:r>
      <w:r w:rsidR="0027007D">
        <w:t xml:space="preserve">employed </w:t>
      </w:r>
      <w:r w:rsidR="003F2BE4">
        <w:t>model.</w:t>
      </w:r>
      <w:r w:rsidR="000E66DD">
        <w:t xml:space="preserve"> Since this errors estimation is ba</w:t>
      </w:r>
      <w:r w:rsidR="001D72BE">
        <w:t xml:space="preserve">sed on reanalysis departure, it </w:t>
      </w:r>
      <w:r w:rsidR="000E66DD">
        <w:t>include</w:t>
      </w:r>
      <w:r w:rsidR="001D72BE">
        <w:t>s</w:t>
      </w:r>
      <w:r w:rsidR="000E66DD">
        <w:t xml:space="preserve"> the related representation error. By making use of more accurate and up-to-date reanalysis, the estimated error will decrease. It will also possible to use alternative reanalyses which go further</w:t>
      </w:r>
      <w:bookmarkStart w:id="370" w:name="_GoBack"/>
      <w:bookmarkEnd w:id="370"/>
      <w:r w:rsidR="000E66DD">
        <w:t xml:space="preserve"> back in time, such as the </w:t>
      </w:r>
      <w:commentRangeStart w:id="371"/>
      <w:r w:rsidR="00D84AD4" w:rsidRPr="00D84AD4">
        <w:rPr>
          <w:rFonts w:eastAsia="Calibri" w:cs="Calibri"/>
          <w:color w:val="FF0000"/>
          <w:lang w:val="en-GB"/>
        </w:rPr>
        <w:t>JRA</w:t>
      </w:r>
      <w:commentRangeEnd w:id="371"/>
      <w:r w:rsidR="00D84AD4">
        <w:rPr>
          <w:rStyle w:val="CommentReference"/>
        </w:rPr>
        <w:commentReference w:id="371"/>
      </w:r>
      <w:r w:rsidR="00D84AD4" w:rsidRPr="00D84AD4">
        <w:rPr>
          <w:rFonts w:eastAsia="Calibri" w:cs="Calibri"/>
          <w:color w:val="FF0000"/>
          <w:lang w:val="en-GB"/>
        </w:rPr>
        <w:t>-55</w:t>
      </w:r>
      <w:r w:rsidR="000E66DD">
        <w:rPr>
          <w:color w:val="FF0000"/>
        </w:rPr>
        <w:t>,</w:t>
      </w:r>
      <w:r w:rsidR="000E66DD">
        <w:rPr>
          <w:color w:val="FF0000"/>
        </w:rPr>
        <w:t xml:space="preserve"> </w:t>
      </w:r>
      <w:r w:rsidR="000E66DD" w:rsidRPr="000E66DD">
        <w:t xml:space="preserve">and extracts observation errors which are otherwise </w:t>
      </w:r>
      <w:r w:rsidR="000E66DD">
        <w:t>not available.</w:t>
      </w:r>
      <w:r w:rsidR="000E66DD">
        <w:rPr>
          <w:color w:val="FF0000"/>
        </w:rPr>
        <w:t xml:space="preserve"> </w:t>
      </w:r>
    </w:p>
    <w:p w14:paraId="71214252" w14:textId="77777777" w:rsidR="00886E19" w:rsidRDefault="00886E19" w:rsidP="00FC69A0">
      <w:pPr>
        <w:pStyle w:val="TOC3"/>
        <w:jc w:val="both"/>
      </w:pPr>
    </w:p>
    <w:p w14:paraId="60E11669" w14:textId="4B99FC3C" w:rsidR="00346159" w:rsidRDefault="00677DFF" w:rsidP="00FC69A0">
      <w:pPr>
        <w:pStyle w:val="TOC3"/>
        <w:jc w:val="both"/>
      </w:pPr>
      <w:r>
        <w:t xml:space="preserve">This work extends </w:t>
      </w:r>
      <w:r w:rsidR="00BF1D79">
        <w:t xml:space="preserve">the previous </w:t>
      </w:r>
      <w:r>
        <w:t xml:space="preserve">study of the </w:t>
      </w:r>
      <w:r w:rsidR="00BF1D79">
        <w:t>estimations of the er</w:t>
      </w:r>
      <w:r w:rsidR="005D4DC8">
        <w:t>r</w:t>
      </w:r>
      <w:r w:rsidR="00BF1D79">
        <w:t xml:space="preserve">or for air temperature and humidity. </w:t>
      </w:r>
      <w:r w:rsidR="00D81420">
        <w:t xml:space="preserve">We found that </w:t>
      </w:r>
      <w:r>
        <w:t>t</w:t>
      </w:r>
      <w:r w:rsidR="0083706A">
        <w:t>h</w:t>
      </w:r>
      <w:r>
        <w:t>e typical order of magnitude of</w:t>
      </w:r>
      <w:r w:rsidR="00DC4177">
        <w:t xml:space="preserve"> the error </w:t>
      </w:r>
      <w:r w:rsidR="009D4DEC">
        <w:t xml:space="preserve">standard deviation </w:t>
      </w:r>
      <w:r w:rsidR="00DC4177">
        <w:t>of the</w:t>
      </w:r>
      <w:r>
        <w:t xml:space="preserve"> wind speed, as well as the projection onto its orthogonal components, is of order of </w:t>
      </w:r>
      <w:r w:rsidR="00DC4177">
        <w:t>1.1</w:t>
      </w:r>
      <w:r>
        <w:t>-1.5 m</w:t>
      </w:r>
      <w:del w:id="372" w:author="Federico" w:date="2019-06-14T10:16:00Z">
        <w:r w:rsidDel="00A05BDB">
          <w:delText>/</w:delText>
        </w:r>
      </w:del>
      <w:r>
        <w:t>s</w:t>
      </w:r>
      <w:ins w:id="373" w:author="Federico" w:date="2019-06-14T10:16:00Z">
        <w:r w:rsidR="00A05BDB" w:rsidRPr="00A05BDB">
          <w:rPr>
            <w:sz w:val="22"/>
            <w:szCs w:val="22"/>
            <w:vertAlign w:val="superscript"/>
            <w:rPrChange w:id="374" w:author="Federico" w:date="2019-06-14T10:16:00Z">
              <w:rPr/>
            </w:rPrChange>
          </w:rPr>
          <w:t>-1</w:t>
        </w:r>
      </w:ins>
      <w:r>
        <w:t xml:space="preserve">, depending on the pressure level considered, while the uncertainty related to the directions is of order </w:t>
      </w:r>
      <w:r w:rsidR="00DC0CC4">
        <w:t>4-8</w:t>
      </w:r>
      <w:r>
        <w:t xml:space="preserve"> degree.  </w:t>
      </w:r>
      <w:r w:rsidR="00D81420">
        <w:t xml:space="preserve"> </w:t>
      </w:r>
    </w:p>
    <w:p w14:paraId="3625A644" w14:textId="77777777" w:rsidR="00D81420" w:rsidRDefault="00D81420" w:rsidP="00FC69A0">
      <w:pPr>
        <w:pStyle w:val="TOC3"/>
        <w:jc w:val="both"/>
      </w:pPr>
    </w:p>
    <w:p w14:paraId="5D685CA9" w14:textId="0878984C" w:rsidR="005D4DC8" w:rsidRDefault="005D4DC8" w:rsidP="00341C36">
      <w:pPr>
        <w:pStyle w:val="TOC3"/>
        <w:jc w:val="both"/>
        <w:rPr>
          <w:ins w:id="375" w:author="Federico" w:date="2019-06-14T12:21:00Z"/>
        </w:rPr>
      </w:pPr>
      <w:r>
        <w:t xml:space="preserve">Finally, we made </w:t>
      </w:r>
      <w:r w:rsidR="00341C36">
        <w:t xml:space="preserve">all </w:t>
      </w:r>
      <w:r>
        <w:t xml:space="preserve">the </w:t>
      </w:r>
      <w:r w:rsidR="00EC730D">
        <w:t>scripts</w:t>
      </w:r>
      <w:r w:rsidR="00341C36">
        <w:t xml:space="preserve"> and input data available on GitHub</w:t>
      </w:r>
      <w:r w:rsidR="009D4DEC">
        <w:t xml:space="preserve"> </w:t>
      </w:r>
      <w:r w:rsidR="00341C36">
        <w:t xml:space="preserve">available at </w:t>
      </w:r>
      <w:commentRangeStart w:id="376"/>
      <w:r w:rsidR="00341C36">
        <w:fldChar w:fldCharType="begin"/>
      </w:r>
      <w:r w:rsidR="00341C36">
        <w:instrText xml:space="preserve"> HYPERLINK "https://github.com/MBlaschek/CEUAS/tree/develop/CEUAS/wind_uncertainty%20" </w:instrText>
      </w:r>
      <w:r w:rsidR="00341C36">
        <w:fldChar w:fldCharType="separate"/>
      </w:r>
      <w:r w:rsidR="00341C36" w:rsidRPr="00B808D3">
        <w:rPr>
          <w:rStyle w:val="Hyperlink"/>
        </w:rPr>
        <w:t>https://github.com/MBlaschek/CEUAS/tree/develop/CEUAS/wind_uncertainty</w:t>
      </w:r>
      <w:r w:rsidR="00341C36">
        <w:rPr>
          <w:rStyle w:val="Hyperlink"/>
        </w:rPr>
        <w:fldChar w:fldCharType="end"/>
      </w:r>
      <w:commentRangeEnd w:id="376"/>
      <w:r w:rsidR="00341C36">
        <w:rPr>
          <w:rStyle w:val="CommentReference"/>
        </w:rPr>
        <w:commentReference w:id="376"/>
      </w:r>
      <w:r w:rsidR="00EC730D">
        <w:t>.</w:t>
      </w:r>
      <w:r w:rsidR="00EC730D">
        <w:t xml:space="preserve"> The format of the input files needed, that are available as an example for the Lindenberg station, follows the standard netCDF convention. </w:t>
      </w:r>
      <w:r w:rsidR="00EE4D07">
        <w:t>The README file contains the instructions to</w:t>
      </w:r>
      <w:r w:rsidR="00802088">
        <w:t xml:space="preserve"> allow the user to</w:t>
      </w:r>
      <w:r w:rsidR="00EE4D07">
        <w:t xml:space="preserve"> reproduce the</w:t>
      </w:r>
      <w:r w:rsidR="00341C36">
        <w:t xml:space="preserve"> statistical analysis and the</w:t>
      </w:r>
      <w:r w:rsidR="00EE4D07">
        <w:t xml:space="preserve"> results here presented.</w:t>
      </w:r>
    </w:p>
    <w:p w14:paraId="42C87CDE" w14:textId="423C5BCF" w:rsidR="005249A9" w:rsidRDefault="005249A9" w:rsidP="00341C36">
      <w:pPr>
        <w:pStyle w:val="TOC3"/>
        <w:rPr>
          <w:ins w:id="377" w:author="Federico" w:date="2019-06-14T12:21:00Z"/>
        </w:rPr>
      </w:pPr>
    </w:p>
    <w:p w14:paraId="4056BF27" w14:textId="4210D67A" w:rsidR="005249A9" w:rsidRDefault="005249A9" w:rsidP="00341C36">
      <w:pPr>
        <w:pStyle w:val="TOC3"/>
        <w:rPr>
          <w:ins w:id="378" w:author="Federico" w:date="2019-06-14T12:21:00Z"/>
        </w:rPr>
      </w:pPr>
    </w:p>
    <w:p w14:paraId="4FB2CFB4" w14:textId="3E9AE465" w:rsidR="005249A9" w:rsidDel="00AE063B" w:rsidRDefault="005249A9">
      <w:pPr>
        <w:pStyle w:val="Heading1"/>
        <w:rPr>
          <w:del w:id="379" w:author="Federico" w:date="2019-06-14T13:02:00Z"/>
        </w:rPr>
        <w:pPrChange w:id="380" w:author="Federico" w:date="2019-06-14T13:02:00Z">
          <w:pPr>
            <w:pStyle w:val="TOC3"/>
          </w:pPr>
        </w:pPrChange>
      </w:pPr>
    </w:p>
    <w:p w14:paraId="07B7B70F" w14:textId="77777777" w:rsidR="000F64F4" w:rsidDel="00A05BDB" w:rsidRDefault="000F64F4">
      <w:pPr>
        <w:pStyle w:val="Heading1"/>
        <w:rPr>
          <w:del w:id="381" w:author="Federico" w:date="2019-06-14T10:17:00Z"/>
        </w:rPr>
        <w:pPrChange w:id="382" w:author="Federico" w:date="2019-06-14T13:02:00Z">
          <w:pPr>
            <w:pStyle w:val="TOC3"/>
          </w:pPr>
        </w:pPrChange>
      </w:pPr>
      <w:bookmarkStart w:id="383" w:name="_Toc11407733"/>
      <w:bookmarkEnd w:id="383"/>
    </w:p>
    <w:p w14:paraId="2DF67100" w14:textId="77777777" w:rsidR="000F64F4" w:rsidDel="00A05BDB" w:rsidRDefault="000F64F4">
      <w:pPr>
        <w:pStyle w:val="Heading1"/>
        <w:rPr>
          <w:del w:id="384" w:author="Federico" w:date="2019-06-14T10:17:00Z"/>
        </w:rPr>
        <w:pPrChange w:id="385" w:author="Federico" w:date="2019-06-14T13:02:00Z">
          <w:pPr>
            <w:pStyle w:val="TOC3"/>
          </w:pPr>
        </w:pPrChange>
      </w:pPr>
      <w:bookmarkStart w:id="386" w:name="_Toc11407734"/>
      <w:bookmarkEnd w:id="386"/>
    </w:p>
    <w:p w14:paraId="6259C977" w14:textId="77777777" w:rsidR="000F64F4" w:rsidDel="00A05BDB" w:rsidRDefault="000F64F4">
      <w:pPr>
        <w:pStyle w:val="Heading1"/>
        <w:rPr>
          <w:del w:id="387" w:author="Federico" w:date="2019-06-14T10:17:00Z"/>
        </w:rPr>
        <w:pPrChange w:id="388" w:author="Federico" w:date="2019-06-14T13:02:00Z">
          <w:pPr>
            <w:pStyle w:val="TOC3"/>
          </w:pPr>
        </w:pPrChange>
      </w:pPr>
      <w:bookmarkStart w:id="389" w:name="_Toc11407735"/>
      <w:bookmarkEnd w:id="389"/>
    </w:p>
    <w:p w14:paraId="2992CA7A" w14:textId="77777777" w:rsidR="000F64F4" w:rsidDel="00A05BDB" w:rsidRDefault="000F64F4">
      <w:pPr>
        <w:pStyle w:val="Heading1"/>
        <w:rPr>
          <w:del w:id="390" w:author="Federico" w:date="2019-06-14T10:17:00Z"/>
        </w:rPr>
        <w:pPrChange w:id="391" w:author="Federico" w:date="2019-06-14T13:02:00Z">
          <w:pPr>
            <w:pStyle w:val="TOC3"/>
          </w:pPr>
        </w:pPrChange>
      </w:pPr>
      <w:bookmarkStart w:id="392" w:name="_Toc11407736"/>
      <w:bookmarkEnd w:id="392"/>
    </w:p>
    <w:p w14:paraId="7F6E618A" w14:textId="77777777" w:rsidR="000F64F4" w:rsidDel="00A05BDB" w:rsidRDefault="000F64F4">
      <w:pPr>
        <w:pStyle w:val="Heading1"/>
        <w:rPr>
          <w:del w:id="393" w:author="Federico" w:date="2019-06-14T10:17:00Z"/>
        </w:rPr>
        <w:pPrChange w:id="394" w:author="Federico" w:date="2019-06-14T13:02:00Z">
          <w:pPr>
            <w:pStyle w:val="TOC3"/>
          </w:pPr>
        </w:pPrChange>
      </w:pPr>
      <w:bookmarkStart w:id="395" w:name="_Toc11407737"/>
      <w:bookmarkEnd w:id="395"/>
    </w:p>
    <w:p w14:paraId="48A0E651" w14:textId="77777777" w:rsidR="000F64F4" w:rsidDel="00A05BDB" w:rsidRDefault="000F64F4">
      <w:pPr>
        <w:pStyle w:val="Heading1"/>
        <w:rPr>
          <w:del w:id="396" w:author="Federico" w:date="2019-06-14T10:17:00Z"/>
        </w:rPr>
        <w:pPrChange w:id="397" w:author="Federico" w:date="2019-06-14T13:02:00Z">
          <w:pPr>
            <w:pStyle w:val="TOC3"/>
          </w:pPr>
        </w:pPrChange>
      </w:pPr>
      <w:bookmarkStart w:id="398" w:name="_Toc11407738"/>
      <w:bookmarkEnd w:id="398"/>
    </w:p>
    <w:p w14:paraId="5FB07C94" w14:textId="77777777" w:rsidR="000F64F4" w:rsidDel="00A05BDB" w:rsidRDefault="000F64F4">
      <w:pPr>
        <w:pStyle w:val="Heading1"/>
        <w:rPr>
          <w:del w:id="399" w:author="Federico" w:date="2019-06-14T10:17:00Z"/>
        </w:rPr>
        <w:pPrChange w:id="400" w:author="Federico" w:date="2019-06-14T13:02:00Z">
          <w:pPr>
            <w:pStyle w:val="TOC3"/>
          </w:pPr>
        </w:pPrChange>
      </w:pPr>
      <w:bookmarkStart w:id="401" w:name="_Toc11407739"/>
      <w:bookmarkEnd w:id="401"/>
    </w:p>
    <w:p w14:paraId="10A81ABA" w14:textId="77777777" w:rsidR="000F64F4" w:rsidDel="00A05BDB" w:rsidRDefault="000F64F4">
      <w:pPr>
        <w:pStyle w:val="Heading1"/>
        <w:rPr>
          <w:del w:id="402" w:author="Federico" w:date="2019-06-14T10:17:00Z"/>
        </w:rPr>
        <w:pPrChange w:id="403" w:author="Federico" w:date="2019-06-14T13:02:00Z">
          <w:pPr>
            <w:pStyle w:val="TOC3"/>
          </w:pPr>
        </w:pPrChange>
      </w:pPr>
      <w:bookmarkStart w:id="404" w:name="_Toc11407740"/>
      <w:bookmarkEnd w:id="404"/>
    </w:p>
    <w:p w14:paraId="1C1606B2" w14:textId="77777777" w:rsidR="000F64F4" w:rsidDel="00A05BDB" w:rsidRDefault="000F64F4">
      <w:pPr>
        <w:pStyle w:val="Heading1"/>
        <w:rPr>
          <w:del w:id="405" w:author="Federico" w:date="2019-06-14T10:17:00Z"/>
        </w:rPr>
        <w:pPrChange w:id="406" w:author="Federico" w:date="2019-06-14T13:02:00Z">
          <w:pPr>
            <w:pStyle w:val="TOC3"/>
          </w:pPr>
        </w:pPrChange>
      </w:pPr>
      <w:bookmarkStart w:id="407" w:name="_Toc11407741"/>
      <w:bookmarkEnd w:id="407"/>
    </w:p>
    <w:p w14:paraId="140BAC30" w14:textId="77777777" w:rsidR="000F64F4" w:rsidDel="00A05BDB" w:rsidRDefault="000F64F4">
      <w:pPr>
        <w:pStyle w:val="Heading1"/>
        <w:rPr>
          <w:del w:id="408" w:author="Federico" w:date="2019-06-14T10:17:00Z"/>
        </w:rPr>
        <w:pPrChange w:id="409" w:author="Federico" w:date="2019-06-14T13:02:00Z">
          <w:pPr>
            <w:pStyle w:val="TOC3"/>
          </w:pPr>
        </w:pPrChange>
      </w:pPr>
      <w:bookmarkStart w:id="410" w:name="_Toc11407742"/>
      <w:bookmarkEnd w:id="410"/>
    </w:p>
    <w:p w14:paraId="1ED978E5" w14:textId="4DAA8D8C" w:rsidR="000F64F4" w:rsidDel="00A05BDB" w:rsidRDefault="000F64F4">
      <w:pPr>
        <w:pStyle w:val="Heading1"/>
        <w:rPr>
          <w:del w:id="411" w:author="Federico" w:date="2019-06-14T10:17:00Z"/>
        </w:rPr>
        <w:pPrChange w:id="412" w:author="Federico" w:date="2019-06-14T13:02:00Z">
          <w:pPr>
            <w:pStyle w:val="TOC3"/>
          </w:pPr>
        </w:pPrChange>
      </w:pPr>
      <w:bookmarkStart w:id="413" w:name="_Toc11407743"/>
      <w:bookmarkEnd w:id="413"/>
    </w:p>
    <w:p w14:paraId="17FF994C" w14:textId="078A9D29" w:rsidR="000F64F4" w:rsidRPr="00B808D3" w:rsidDel="00A05BDB" w:rsidRDefault="000F64F4">
      <w:pPr>
        <w:pStyle w:val="Heading1"/>
        <w:rPr>
          <w:del w:id="414" w:author="Federico" w:date="2019-06-14T10:17:00Z"/>
        </w:rPr>
        <w:pPrChange w:id="415" w:author="Federico" w:date="2019-06-14T13:02:00Z">
          <w:pPr>
            <w:pStyle w:val="TOC3"/>
          </w:pPr>
        </w:pPrChange>
      </w:pPr>
      <w:bookmarkStart w:id="416" w:name="_Toc11407744"/>
      <w:bookmarkEnd w:id="416"/>
    </w:p>
    <w:p w14:paraId="43A8C39D" w14:textId="77777777" w:rsidR="0038352A" w:rsidRPr="00883524" w:rsidRDefault="0038352A" w:rsidP="0015776D">
      <w:pPr>
        <w:pStyle w:val="Heading1"/>
      </w:pPr>
      <w:bookmarkStart w:id="417" w:name="_Toc11407745"/>
      <w:r>
        <w:t>References</w:t>
      </w:r>
      <w:bookmarkEnd w:id="417"/>
    </w:p>
    <w:p w14:paraId="3C65310E" w14:textId="77777777" w:rsidR="0038352A" w:rsidRDefault="0038352A" w:rsidP="007A5B09">
      <w:pPr>
        <w:jc w:val="both"/>
        <w:rPr>
          <w:rFonts w:asciiTheme="majorHAnsi" w:hAnsiTheme="majorHAnsi"/>
          <w:szCs w:val="24"/>
        </w:rPr>
      </w:pPr>
    </w:p>
    <w:p w14:paraId="1117C9D2" w14:textId="77777777" w:rsidR="007A5B09" w:rsidRPr="00B808D3" w:rsidRDefault="007A5B09" w:rsidP="007A5B09">
      <w:pPr>
        <w:jc w:val="both"/>
        <w:rPr>
          <w:szCs w:val="24"/>
        </w:rPr>
      </w:pPr>
      <w:r w:rsidRPr="00B808D3">
        <w:rPr>
          <w:rFonts w:eastAsia="Calibri" w:cs="Calibri"/>
          <w:szCs w:val="24"/>
          <w:lang w:val="en-GB"/>
        </w:rPr>
        <w:t>Bathmann, K.: Justification for estimating observation-error covariances with the Desroziers diagnostic, Quarterly Journal of the Royal Meteorological Society, 144(715), 1965–1974, doi:10.1002/qj.3395, 2018.</w:t>
      </w:r>
    </w:p>
    <w:p w14:paraId="58A627B3" w14:textId="77777777" w:rsidR="007A5B09" w:rsidRDefault="007A5B09" w:rsidP="007A5B09">
      <w:pPr>
        <w:jc w:val="both"/>
        <w:rPr>
          <w:rFonts w:eastAsia="Calibri" w:cs="Calibri"/>
          <w:szCs w:val="24"/>
          <w:lang w:val="en-GB"/>
        </w:rPr>
      </w:pPr>
    </w:p>
    <w:p w14:paraId="794DD085" w14:textId="77777777" w:rsidR="003B64B6" w:rsidRDefault="003B64B6" w:rsidP="003B64B6">
      <w:pPr>
        <w:jc w:val="both"/>
      </w:pPr>
      <w:r w:rsidRPr="2B12428A">
        <w:rPr>
          <w:rFonts w:eastAsia="Calibri" w:cs="Calibri"/>
          <w:szCs w:val="24"/>
          <w:lang w:val="en-GB"/>
        </w:rPr>
        <w:t>Dee, D. P., Uppala, S. M., Simmons, A. J., Berrisford, P., Poli, P., Kobayashi, S., Andrae, U., Balmaseda, M. A., Balsamo, G., Bauer, P., Bechtold, P., Beljaars, A. C. M., van de Berg, L., Bidlot, J., Bormann, N., Delsol, C., Dragani, R., Fuentes, M., Geer, A. J., Haimberger, L., Healy, S. B., Hersbach, H., Hólm, E. V., Isaksen, L., Kållberg, P., Köhler, M., Matricardi, M., McNally, A. P., Monge-Sanz, B. M., Morcrette, J.-J., Park, B.-K., Peubey, C., de Rosnay, P., Tavolato, C., Thépaut, J.-N. and Vitart, F.: The ERA-Interim reanalysis: configuration and performance of the data assimilation system, Quarterly Journal of the Royal Meteorological Society, 137(656), 553–597, doi:10.1002/qj.828, 2011.</w:t>
      </w:r>
    </w:p>
    <w:p w14:paraId="39457DFF" w14:textId="77777777" w:rsidR="003B64B6" w:rsidRPr="003B64B6" w:rsidRDefault="003B64B6" w:rsidP="007A5B09">
      <w:pPr>
        <w:jc w:val="both"/>
        <w:rPr>
          <w:rFonts w:eastAsia="Calibri" w:cs="Calibri"/>
          <w:szCs w:val="24"/>
        </w:rPr>
      </w:pPr>
    </w:p>
    <w:p w14:paraId="7A1E8654" w14:textId="77777777" w:rsidR="00826535" w:rsidRDefault="007A5B09" w:rsidP="007A5B09">
      <w:pPr>
        <w:jc w:val="both"/>
        <w:rPr>
          <w:ins w:id="418" w:author="Federico" w:date="2019-06-14T10:16:00Z"/>
          <w:rFonts w:eastAsia="Calibri" w:cs="Calibri"/>
          <w:szCs w:val="24"/>
          <w:lang w:val="en-GB"/>
        </w:rPr>
      </w:pPr>
      <w:r w:rsidRPr="00B808D3">
        <w:rPr>
          <w:rFonts w:eastAsia="Calibri" w:cs="Calibri"/>
          <w:szCs w:val="24"/>
          <w:lang w:val="en-GB"/>
        </w:rPr>
        <w:t xml:space="preserve">Desroziers, G.: Observation error specification, ECMWF Annual Seminar 2011 </w:t>
      </w:r>
    </w:p>
    <w:p w14:paraId="39FF66E5" w14:textId="547726F6" w:rsidR="007A5B09" w:rsidRPr="00B808D3" w:rsidRDefault="007A5B09" w:rsidP="007A5B09">
      <w:pPr>
        <w:jc w:val="both"/>
        <w:rPr>
          <w:szCs w:val="24"/>
        </w:rPr>
      </w:pPr>
      <w:r w:rsidRPr="00B808D3">
        <w:rPr>
          <w:rFonts w:eastAsia="Calibri" w:cs="Calibri"/>
          <w:szCs w:val="24"/>
          <w:lang w:val="en-GB"/>
        </w:rPr>
        <w:lastRenderedPageBreak/>
        <w:t xml:space="preserve">[online] Available from: </w:t>
      </w:r>
      <w:hyperlink r:id="rId34">
        <w:r w:rsidRPr="00B808D3">
          <w:rPr>
            <w:rStyle w:val="InternetLink"/>
            <w:rFonts w:eastAsia="Calibri" w:cs="Calibri"/>
            <w:szCs w:val="24"/>
            <w:lang w:val="en-GB"/>
          </w:rPr>
          <w:t>https://www.ecmwf.int/node/14958</w:t>
        </w:r>
      </w:hyperlink>
      <w:r w:rsidRPr="00B808D3">
        <w:rPr>
          <w:rFonts w:eastAsia="Calibri" w:cs="Calibri"/>
          <w:szCs w:val="24"/>
          <w:lang w:val="en-GB"/>
        </w:rPr>
        <w:t>, 2011.</w:t>
      </w:r>
    </w:p>
    <w:p w14:paraId="161B2F11" w14:textId="77777777" w:rsidR="007A5B09" w:rsidRPr="00B808D3" w:rsidRDefault="007A5B09" w:rsidP="007A5B09">
      <w:pPr>
        <w:jc w:val="both"/>
        <w:rPr>
          <w:rFonts w:eastAsia="Calibri" w:cs="Calibri"/>
          <w:szCs w:val="24"/>
          <w:lang w:val="en-GB"/>
        </w:rPr>
      </w:pPr>
    </w:p>
    <w:p w14:paraId="2BE96AC8" w14:textId="77777777" w:rsidR="007A5B09" w:rsidRDefault="007A5B09" w:rsidP="007A5B09">
      <w:pPr>
        <w:jc w:val="both"/>
        <w:rPr>
          <w:rFonts w:eastAsia="Calibri" w:cs="Calibri"/>
          <w:szCs w:val="24"/>
          <w:lang w:val="en-GB"/>
        </w:rPr>
      </w:pPr>
      <w:r w:rsidRPr="00B808D3">
        <w:rPr>
          <w:rFonts w:eastAsia="Calibri" w:cs="Calibri"/>
          <w:szCs w:val="24"/>
          <w:lang w:val="en-GB"/>
        </w:rPr>
        <w:t>Desroziers, G., Berre, L., Chapnik, B. and Poli, P.: Diagnosis of observation, background and analysis-error statistics in observation space, Quarterly Journal of the Royal Meteorological Society, 131(613), 3385–3396, doi:10.1256/qj.05.108, 2005.</w:t>
      </w:r>
    </w:p>
    <w:p w14:paraId="34B238B3" w14:textId="77777777" w:rsidR="00FC6452" w:rsidRDefault="00FC6452" w:rsidP="007A5B09">
      <w:pPr>
        <w:jc w:val="both"/>
        <w:rPr>
          <w:rFonts w:eastAsia="Calibri" w:cs="Calibri"/>
          <w:szCs w:val="24"/>
          <w:lang w:val="en-GB"/>
        </w:rPr>
      </w:pPr>
    </w:p>
    <w:p w14:paraId="3435EDCA" w14:textId="77777777" w:rsidR="0012458E" w:rsidRDefault="0012458E" w:rsidP="0012458E">
      <w:pPr>
        <w:jc w:val="both"/>
      </w:pPr>
      <w:r w:rsidRPr="2B12428A">
        <w:rPr>
          <w:rFonts w:eastAsia="Calibri" w:cs="Calibri"/>
          <w:szCs w:val="24"/>
          <w:lang w:val="en-GB"/>
        </w:rPr>
        <w:t>Dirksen, R. J., Sommer, M., Immler, F. J., Hurst, D. F., Kivi, R. and Vömel, H.: Reference quality upper-air measurements: GRUAN data processing for the Vaisala RS92 radiosonde, Atmos. Meas. Tech., 7(12), 4463–4490, doi:10.5194/amt-7-4463-2014, 2014.</w:t>
      </w:r>
    </w:p>
    <w:p w14:paraId="13F03228" w14:textId="474D3D83" w:rsidR="0012458E" w:rsidRDefault="0012458E" w:rsidP="007A5B09">
      <w:pPr>
        <w:jc w:val="both"/>
        <w:rPr>
          <w:ins w:id="419" w:author="Federico" w:date="2019-06-14T09:13:00Z"/>
          <w:rFonts w:eastAsia="Calibri" w:cs="Calibri"/>
          <w:szCs w:val="24"/>
          <w:lang w:val="en-GB"/>
        </w:rPr>
      </w:pPr>
    </w:p>
    <w:p w14:paraId="5C1BE0E8" w14:textId="77777777" w:rsidR="00A94CD9" w:rsidRPr="00E370EB" w:rsidRDefault="00A94CD9" w:rsidP="00A94CD9">
      <w:pPr>
        <w:shd w:val="clear" w:color="auto" w:fill="FFFFFF"/>
        <w:rPr>
          <w:ins w:id="420" w:author="Federico" w:date="2019-06-14T09:13:00Z"/>
          <w:rFonts w:asciiTheme="majorHAnsi" w:eastAsia="Times New Roman" w:hAnsiTheme="majorHAnsi" w:cstheme="majorHAnsi"/>
          <w:bCs w:val="0"/>
          <w:szCs w:val="24"/>
          <w:rPrChange w:id="421" w:author="Federico" w:date="2019-06-14T10:19:00Z">
            <w:rPr>
              <w:ins w:id="422" w:author="Federico" w:date="2019-06-14T09:13:00Z"/>
              <w:rFonts w:ascii="Arial" w:eastAsia="Times New Roman" w:hAnsi="Arial"/>
              <w:bCs w:val="0"/>
              <w:color w:val="222222"/>
              <w:szCs w:val="24"/>
            </w:rPr>
          </w:rPrChange>
        </w:rPr>
      </w:pPr>
      <w:ins w:id="423" w:author="Federico" w:date="2019-06-14T09:13:00Z">
        <w:r w:rsidRPr="00E370EB">
          <w:rPr>
            <w:rFonts w:asciiTheme="majorHAnsi" w:hAnsiTheme="majorHAnsi" w:cstheme="majorHAnsi"/>
            <w:rPrChange w:id="424" w:author="Federico" w:date="2019-06-14T10:19:00Z">
              <w:rPr>
                <w:rFonts w:ascii="Arial" w:hAnsi="Arial"/>
                <w:color w:val="222222"/>
              </w:rPr>
            </w:rPrChange>
          </w:rPr>
          <w:t>Hersbach, H, </w:t>
        </w:r>
        <w:r w:rsidRPr="00E370EB">
          <w:rPr>
            <w:rFonts w:asciiTheme="majorHAnsi" w:hAnsiTheme="majorHAnsi" w:cstheme="majorHAnsi"/>
            <w:rPrChange w:id="425" w:author="Federico" w:date="2019-06-14T10:19:00Z">
              <w:rPr>
                <w:rFonts w:ascii="Arial" w:hAnsi="Arial"/>
                <w:color w:val="222222"/>
              </w:rPr>
            </w:rPrChange>
          </w:rPr>
          <w:fldChar w:fldCharType="begin"/>
        </w:r>
        <w:r w:rsidRPr="00E370EB">
          <w:rPr>
            <w:rFonts w:asciiTheme="majorHAnsi" w:hAnsiTheme="majorHAnsi" w:cstheme="majorHAnsi"/>
            <w:rPrChange w:id="426" w:author="Federico" w:date="2019-06-14T10:19:00Z">
              <w:rPr>
                <w:rFonts w:ascii="Arial" w:hAnsi="Arial"/>
                <w:color w:val="222222"/>
              </w:rPr>
            </w:rPrChange>
          </w:rPr>
          <w:instrText xml:space="preserve"> HYPERLINK "https://orcid.org/0000-0002-7374-3820" \t "_blank" </w:instrText>
        </w:r>
        <w:r w:rsidRPr="00E370EB">
          <w:rPr>
            <w:rFonts w:asciiTheme="majorHAnsi" w:hAnsiTheme="majorHAnsi" w:cstheme="majorHAnsi"/>
            <w:rPrChange w:id="427"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28" w:author="Federico" w:date="2019-06-14T10:19:00Z">
              <w:rPr>
                <w:rStyle w:val="Hyperlink"/>
                <w:rFonts w:ascii="Arial" w:hAnsi="Arial"/>
                <w:color w:val="1155CC"/>
              </w:rPr>
            </w:rPrChange>
          </w:rPr>
          <w:t>de Rosnay, P</w:t>
        </w:r>
        <w:r w:rsidRPr="00E370EB">
          <w:rPr>
            <w:rFonts w:asciiTheme="majorHAnsi" w:hAnsiTheme="majorHAnsi" w:cstheme="majorHAnsi"/>
            <w:rPrChange w:id="429" w:author="Federico" w:date="2019-06-14T10:19:00Z">
              <w:rPr>
                <w:rFonts w:ascii="Arial" w:hAnsi="Arial"/>
                <w:color w:val="222222"/>
              </w:rPr>
            </w:rPrChange>
          </w:rPr>
          <w:fldChar w:fldCharType="end"/>
        </w:r>
        <w:r w:rsidRPr="00E370EB">
          <w:rPr>
            <w:rFonts w:asciiTheme="majorHAnsi" w:hAnsiTheme="majorHAnsi" w:cstheme="majorHAnsi"/>
            <w:rPrChange w:id="430" w:author="Federico" w:date="2019-06-14T10:19:00Z">
              <w:rPr>
                <w:rFonts w:ascii="Arial" w:hAnsi="Arial"/>
                <w:color w:val="222222"/>
              </w:rPr>
            </w:rPrChange>
          </w:rPr>
          <w:t>, Bell, B, Schepers, D, </w:t>
        </w:r>
        <w:r w:rsidRPr="00E370EB">
          <w:rPr>
            <w:rFonts w:asciiTheme="majorHAnsi" w:hAnsiTheme="majorHAnsi" w:cstheme="majorHAnsi"/>
            <w:rPrChange w:id="431" w:author="Federico" w:date="2019-06-14T10:19:00Z">
              <w:rPr>
                <w:rFonts w:ascii="Arial" w:hAnsi="Arial"/>
                <w:color w:val="222222"/>
              </w:rPr>
            </w:rPrChange>
          </w:rPr>
          <w:fldChar w:fldCharType="begin"/>
        </w:r>
        <w:r w:rsidRPr="00E370EB">
          <w:rPr>
            <w:rFonts w:asciiTheme="majorHAnsi" w:hAnsiTheme="majorHAnsi" w:cstheme="majorHAnsi"/>
            <w:rPrChange w:id="432" w:author="Federico" w:date="2019-06-14T10:19:00Z">
              <w:rPr>
                <w:rFonts w:ascii="Arial" w:hAnsi="Arial"/>
                <w:color w:val="222222"/>
              </w:rPr>
            </w:rPrChange>
          </w:rPr>
          <w:instrText xml:space="preserve"> HYPERLINK "https://orcid.org/0000-0002-7327-6310" \t "_blank" </w:instrText>
        </w:r>
        <w:r w:rsidRPr="00E370EB">
          <w:rPr>
            <w:rFonts w:asciiTheme="majorHAnsi" w:hAnsiTheme="majorHAnsi" w:cstheme="majorHAnsi"/>
            <w:rPrChange w:id="433"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34" w:author="Federico" w:date="2019-06-14T10:19:00Z">
              <w:rPr>
                <w:rStyle w:val="Hyperlink"/>
                <w:rFonts w:ascii="Arial" w:hAnsi="Arial"/>
                <w:color w:val="1155CC"/>
              </w:rPr>
            </w:rPrChange>
          </w:rPr>
          <w:t>Simmons, A</w:t>
        </w:r>
        <w:r w:rsidRPr="00E370EB">
          <w:rPr>
            <w:rFonts w:asciiTheme="majorHAnsi" w:hAnsiTheme="majorHAnsi" w:cstheme="majorHAnsi"/>
            <w:rPrChange w:id="435" w:author="Federico" w:date="2019-06-14T10:19:00Z">
              <w:rPr>
                <w:rFonts w:ascii="Arial" w:hAnsi="Arial"/>
                <w:color w:val="222222"/>
              </w:rPr>
            </w:rPrChange>
          </w:rPr>
          <w:fldChar w:fldCharType="end"/>
        </w:r>
        <w:r w:rsidRPr="00E370EB">
          <w:rPr>
            <w:rFonts w:asciiTheme="majorHAnsi" w:hAnsiTheme="majorHAnsi" w:cstheme="majorHAnsi"/>
            <w:rPrChange w:id="436" w:author="Federico" w:date="2019-06-14T10:19:00Z">
              <w:rPr>
                <w:rFonts w:ascii="Arial" w:hAnsi="Arial"/>
                <w:color w:val="222222"/>
              </w:rPr>
            </w:rPrChange>
          </w:rPr>
          <w:t>, Soci, C, Abdalla, S, Alonso-Balmaseda, M, </w:t>
        </w:r>
        <w:r w:rsidRPr="00E370EB">
          <w:rPr>
            <w:rFonts w:asciiTheme="majorHAnsi" w:hAnsiTheme="majorHAnsi" w:cstheme="majorHAnsi"/>
            <w:rPrChange w:id="437" w:author="Federico" w:date="2019-06-14T10:19:00Z">
              <w:rPr>
                <w:rFonts w:ascii="Arial" w:hAnsi="Arial"/>
                <w:color w:val="222222"/>
              </w:rPr>
            </w:rPrChange>
          </w:rPr>
          <w:fldChar w:fldCharType="begin"/>
        </w:r>
        <w:r w:rsidRPr="00E370EB">
          <w:rPr>
            <w:rFonts w:asciiTheme="majorHAnsi" w:hAnsiTheme="majorHAnsi" w:cstheme="majorHAnsi"/>
            <w:rPrChange w:id="438" w:author="Federico" w:date="2019-06-14T10:19:00Z">
              <w:rPr>
                <w:rFonts w:ascii="Arial" w:hAnsi="Arial"/>
                <w:color w:val="222222"/>
              </w:rPr>
            </w:rPrChange>
          </w:rPr>
          <w:instrText xml:space="preserve"> HYPERLINK "https://orcid.org/0000-0002-1745-3634" \t "_blank" </w:instrText>
        </w:r>
        <w:r w:rsidRPr="00E370EB">
          <w:rPr>
            <w:rFonts w:asciiTheme="majorHAnsi" w:hAnsiTheme="majorHAnsi" w:cstheme="majorHAnsi"/>
            <w:rPrChange w:id="439"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40" w:author="Federico" w:date="2019-06-14T10:19:00Z">
              <w:rPr>
                <w:rStyle w:val="Hyperlink"/>
                <w:rFonts w:ascii="Arial" w:hAnsi="Arial"/>
                <w:color w:val="1155CC"/>
              </w:rPr>
            </w:rPrChange>
          </w:rPr>
          <w:t>Balsamo, G</w:t>
        </w:r>
        <w:r w:rsidRPr="00E370EB">
          <w:rPr>
            <w:rFonts w:asciiTheme="majorHAnsi" w:hAnsiTheme="majorHAnsi" w:cstheme="majorHAnsi"/>
            <w:rPrChange w:id="441" w:author="Federico" w:date="2019-06-14T10:19:00Z">
              <w:rPr>
                <w:rFonts w:ascii="Arial" w:hAnsi="Arial"/>
                <w:color w:val="222222"/>
              </w:rPr>
            </w:rPrChange>
          </w:rPr>
          <w:fldChar w:fldCharType="end"/>
        </w:r>
        <w:r w:rsidRPr="00E370EB">
          <w:rPr>
            <w:rFonts w:asciiTheme="majorHAnsi" w:hAnsiTheme="majorHAnsi" w:cstheme="majorHAnsi"/>
            <w:rPrChange w:id="442" w:author="Federico" w:date="2019-06-14T10:19:00Z">
              <w:rPr>
                <w:rFonts w:ascii="Arial" w:hAnsi="Arial"/>
                <w:color w:val="222222"/>
              </w:rPr>
            </w:rPrChange>
          </w:rPr>
          <w:t>, </w:t>
        </w:r>
        <w:r w:rsidRPr="00E370EB">
          <w:rPr>
            <w:rFonts w:asciiTheme="majorHAnsi" w:hAnsiTheme="majorHAnsi" w:cstheme="majorHAnsi"/>
            <w:rPrChange w:id="443" w:author="Federico" w:date="2019-06-14T10:19:00Z">
              <w:rPr>
                <w:rFonts w:ascii="Arial" w:hAnsi="Arial"/>
                <w:color w:val="222222"/>
              </w:rPr>
            </w:rPrChange>
          </w:rPr>
          <w:fldChar w:fldCharType="begin"/>
        </w:r>
        <w:r w:rsidRPr="00E370EB">
          <w:rPr>
            <w:rFonts w:asciiTheme="majorHAnsi" w:hAnsiTheme="majorHAnsi" w:cstheme="majorHAnsi"/>
            <w:rPrChange w:id="444" w:author="Federico" w:date="2019-06-14T10:19:00Z">
              <w:rPr>
                <w:rFonts w:ascii="Arial" w:hAnsi="Arial"/>
                <w:color w:val="222222"/>
              </w:rPr>
            </w:rPrChange>
          </w:rPr>
          <w:instrText xml:space="preserve"> HYPERLINK "https://orcid.org/0000-0002-1967-3382" \t "_blank" </w:instrText>
        </w:r>
        <w:r w:rsidRPr="00E370EB">
          <w:rPr>
            <w:rFonts w:asciiTheme="majorHAnsi" w:hAnsiTheme="majorHAnsi" w:cstheme="majorHAnsi"/>
            <w:rPrChange w:id="445"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46" w:author="Federico" w:date="2019-06-14T10:19:00Z">
              <w:rPr>
                <w:rStyle w:val="Hyperlink"/>
                <w:rFonts w:ascii="Arial" w:hAnsi="Arial"/>
                <w:color w:val="1155CC"/>
              </w:rPr>
            </w:rPrChange>
          </w:rPr>
          <w:t>Bechtold, P</w:t>
        </w:r>
        <w:r w:rsidRPr="00E370EB">
          <w:rPr>
            <w:rFonts w:asciiTheme="majorHAnsi" w:hAnsiTheme="majorHAnsi" w:cstheme="majorHAnsi"/>
            <w:rPrChange w:id="447" w:author="Federico" w:date="2019-06-14T10:19:00Z">
              <w:rPr>
                <w:rFonts w:ascii="Arial" w:hAnsi="Arial"/>
                <w:color w:val="222222"/>
              </w:rPr>
            </w:rPrChange>
          </w:rPr>
          <w:fldChar w:fldCharType="end"/>
        </w:r>
        <w:r w:rsidRPr="00E370EB">
          <w:rPr>
            <w:rFonts w:asciiTheme="majorHAnsi" w:hAnsiTheme="majorHAnsi" w:cstheme="majorHAnsi"/>
            <w:rPrChange w:id="448" w:author="Federico" w:date="2019-06-14T10:19:00Z">
              <w:rPr>
                <w:rFonts w:ascii="Arial" w:hAnsi="Arial"/>
                <w:color w:val="222222"/>
              </w:rPr>
            </w:rPrChange>
          </w:rPr>
          <w:t>, Berrisford, P, Bidlot, J-R, de Boisséson, E, Bonavita, M, Browne, P, Buizza, R, Dahlgren, P, Dee, D, Dragani, R, Diamantakis, M, Flemming, J, </w:t>
        </w:r>
        <w:r w:rsidRPr="00E370EB">
          <w:rPr>
            <w:rFonts w:asciiTheme="majorHAnsi" w:hAnsiTheme="majorHAnsi" w:cstheme="majorHAnsi"/>
            <w:rPrChange w:id="449" w:author="Federico" w:date="2019-06-14T10:19:00Z">
              <w:rPr>
                <w:rFonts w:ascii="Arial" w:hAnsi="Arial"/>
                <w:color w:val="222222"/>
              </w:rPr>
            </w:rPrChange>
          </w:rPr>
          <w:fldChar w:fldCharType="begin"/>
        </w:r>
        <w:r w:rsidRPr="00E370EB">
          <w:rPr>
            <w:rFonts w:asciiTheme="majorHAnsi" w:hAnsiTheme="majorHAnsi" w:cstheme="majorHAnsi"/>
            <w:rPrChange w:id="450" w:author="Federico" w:date="2019-06-14T10:19:00Z">
              <w:rPr>
                <w:rFonts w:ascii="Arial" w:hAnsi="Arial"/>
                <w:color w:val="222222"/>
              </w:rPr>
            </w:rPrChange>
          </w:rPr>
          <w:instrText xml:space="preserve"> HYPERLINK "https://orcid.org/0000-0002-3596-8287" \t "_blank" </w:instrText>
        </w:r>
        <w:r w:rsidRPr="00E370EB">
          <w:rPr>
            <w:rFonts w:asciiTheme="majorHAnsi" w:hAnsiTheme="majorHAnsi" w:cstheme="majorHAnsi"/>
            <w:rPrChange w:id="451"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52" w:author="Federico" w:date="2019-06-14T10:19:00Z">
              <w:rPr>
                <w:rStyle w:val="Hyperlink"/>
                <w:rFonts w:ascii="Arial" w:hAnsi="Arial"/>
                <w:color w:val="1155CC"/>
              </w:rPr>
            </w:rPrChange>
          </w:rPr>
          <w:t>Forbes, R</w:t>
        </w:r>
        <w:r w:rsidRPr="00E370EB">
          <w:rPr>
            <w:rFonts w:asciiTheme="majorHAnsi" w:hAnsiTheme="majorHAnsi" w:cstheme="majorHAnsi"/>
            <w:rPrChange w:id="453" w:author="Federico" w:date="2019-06-14T10:19:00Z">
              <w:rPr>
                <w:rFonts w:ascii="Arial" w:hAnsi="Arial"/>
                <w:color w:val="222222"/>
              </w:rPr>
            </w:rPrChange>
          </w:rPr>
          <w:fldChar w:fldCharType="end"/>
        </w:r>
        <w:r w:rsidRPr="00E370EB">
          <w:rPr>
            <w:rFonts w:asciiTheme="majorHAnsi" w:hAnsiTheme="majorHAnsi" w:cstheme="majorHAnsi"/>
            <w:rPrChange w:id="454" w:author="Federico" w:date="2019-06-14T10:19:00Z">
              <w:rPr>
                <w:rFonts w:ascii="Arial" w:hAnsi="Arial"/>
                <w:color w:val="222222"/>
              </w:rPr>
            </w:rPrChange>
          </w:rPr>
          <w:t>, Geer, AJ, Haiden, T, Hólm, E, Haimberger, L, </w:t>
        </w:r>
        <w:r w:rsidRPr="00E370EB">
          <w:rPr>
            <w:rFonts w:asciiTheme="majorHAnsi" w:hAnsiTheme="majorHAnsi" w:cstheme="majorHAnsi"/>
            <w:rPrChange w:id="455" w:author="Federico" w:date="2019-06-14T10:19:00Z">
              <w:rPr>
                <w:rFonts w:ascii="Arial" w:hAnsi="Arial"/>
                <w:color w:val="222222"/>
              </w:rPr>
            </w:rPrChange>
          </w:rPr>
          <w:fldChar w:fldCharType="begin"/>
        </w:r>
        <w:r w:rsidRPr="00E370EB">
          <w:rPr>
            <w:rFonts w:asciiTheme="majorHAnsi" w:hAnsiTheme="majorHAnsi" w:cstheme="majorHAnsi"/>
            <w:rPrChange w:id="456" w:author="Federico" w:date="2019-06-14T10:19:00Z">
              <w:rPr>
                <w:rFonts w:ascii="Arial" w:hAnsi="Arial"/>
                <w:color w:val="222222"/>
              </w:rPr>
            </w:rPrChange>
          </w:rPr>
          <w:instrText xml:space="preserve"> HYPERLINK "https://orcid.org/0000-0002-3180-5157" \t "_blank" </w:instrText>
        </w:r>
        <w:r w:rsidRPr="00E370EB">
          <w:rPr>
            <w:rFonts w:asciiTheme="majorHAnsi" w:hAnsiTheme="majorHAnsi" w:cstheme="majorHAnsi"/>
            <w:rPrChange w:id="457"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58" w:author="Federico" w:date="2019-06-14T10:19:00Z">
              <w:rPr>
                <w:rStyle w:val="Hyperlink"/>
                <w:rFonts w:ascii="Arial" w:hAnsi="Arial"/>
                <w:color w:val="1155CC"/>
              </w:rPr>
            </w:rPrChange>
          </w:rPr>
          <w:t>Hogan, R</w:t>
        </w:r>
        <w:r w:rsidRPr="00E370EB">
          <w:rPr>
            <w:rFonts w:asciiTheme="majorHAnsi" w:hAnsiTheme="majorHAnsi" w:cstheme="majorHAnsi"/>
            <w:rPrChange w:id="459" w:author="Federico" w:date="2019-06-14T10:19:00Z">
              <w:rPr>
                <w:rFonts w:ascii="Arial" w:hAnsi="Arial"/>
                <w:color w:val="222222"/>
              </w:rPr>
            </w:rPrChange>
          </w:rPr>
          <w:fldChar w:fldCharType="end"/>
        </w:r>
        <w:r w:rsidRPr="00E370EB">
          <w:rPr>
            <w:rFonts w:asciiTheme="majorHAnsi" w:hAnsiTheme="majorHAnsi" w:cstheme="majorHAnsi"/>
            <w:rPrChange w:id="460" w:author="Federico" w:date="2019-06-14T10:19:00Z">
              <w:rPr>
                <w:rFonts w:ascii="Arial" w:hAnsi="Arial"/>
                <w:color w:val="222222"/>
              </w:rPr>
            </w:rPrChange>
          </w:rPr>
          <w:t>, Horányi, A, Janiskova, M, Laloyaux, P, Lopez, P, </w:t>
        </w:r>
        <w:r w:rsidRPr="00E370EB">
          <w:rPr>
            <w:rFonts w:asciiTheme="majorHAnsi" w:hAnsiTheme="majorHAnsi" w:cstheme="majorHAnsi"/>
            <w:rPrChange w:id="461" w:author="Federico" w:date="2019-06-14T10:19:00Z">
              <w:rPr>
                <w:rFonts w:ascii="Arial" w:hAnsi="Arial"/>
                <w:color w:val="222222"/>
              </w:rPr>
            </w:rPrChange>
          </w:rPr>
          <w:fldChar w:fldCharType="begin"/>
        </w:r>
        <w:r w:rsidRPr="00E370EB">
          <w:rPr>
            <w:rFonts w:asciiTheme="majorHAnsi" w:hAnsiTheme="majorHAnsi" w:cstheme="majorHAnsi"/>
            <w:rPrChange w:id="462" w:author="Federico" w:date="2019-06-14T10:19:00Z">
              <w:rPr>
                <w:rFonts w:ascii="Arial" w:hAnsi="Arial"/>
                <w:color w:val="222222"/>
              </w:rPr>
            </w:rPrChange>
          </w:rPr>
          <w:instrText xml:space="preserve"> HYPERLINK "https://orcid.org/0000-0002-5997-290X" \t "_blank" </w:instrText>
        </w:r>
        <w:r w:rsidRPr="00E370EB">
          <w:rPr>
            <w:rFonts w:asciiTheme="majorHAnsi" w:hAnsiTheme="majorHAnsi" w:cstheme="majorHAnsi"/>
            <w:rPrChange w:id="463"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64" w:author="Federico" w:date="2019-06-14T10:19:00Z">
              <w:rPr>
                <w:rStyle w:val="Hyperlink"/>
                <w:rFonts w:ascii="Arial" w:hAnsi="Arial"/>
                <w:color w:val="1155CC"/>
              </w:rPr>
            </w:rPrChange>
          </w:rPr>
          <w:t>Munoz-Sabater, J</w:t>
        </w:r>
        <w:r w:rsidRPr="00E370EB">
          <w:rPr>
            <w:rFonts w:asciiTheme="majorHAnsi" w:hAnsiTheme="majorHAnsi" w:cstheme="majorHAnsi"/>
            <w:rPrChange w:id="465" w:author="Federico" w:date="2019-06-14T10:19:00Z">
              <w:rPr>
                <w:rFonts w:ascii="Arial" w:hAnsi="Arial"/>
                <w:color w:val="222222"/>
              </w:rPr>
            </w:rPrChange>
          </w:rPr>
          <w:fldChar w:fldCharType="end"/>
        </w:r>
        <w:r w:rsidRPr="00E370EB">
          <w:rPr>
            <w:rFonts w:asciiTheme="majorHAnsi" w:hAnsiTheme="majorHAnsi" w:cstheme="majorHAnsi"/>
            <w:rPrChange w:id="466" w:author="Federico" w:date="2019-06-14T10:19:00Z">
              <w:rPr>
                <w:rFonts w:ascii="Arial" w:hAnsi="Arial"/>
                <w:color w:val="222222"/>
              </w:rPr>
            </w:rPrChange>
          </w:rPr>
          <w:t>, Peubey, C, Radu, R, </w:t>
        </w:r>
        <w:r w:rsidRPr="00E370EB">
          <w:rPr>
            <w:rFonts w:asciiTheme="majorHAnsi" w:hAnsiTheme="majorHAnsi" w:cstheme="majorHAnsi"/>
            <w:rPrChange w:id="467" w:author="Federico" w:date="2019-06-14T10:19:00Z">
              <w:rPr>
                <w:rFonts w:ascii="Arial" w:hAnsi="Arial"/>
                <w:color w:val="222222"/>
              </w:rPr>
            </w:rPrChange>
          </w:rPr>
          <w:fldChar w:fldCharType="begin"/>
        </w:r>
        <w:r w:rsidRPr="00E370EB">
          <w:rPr>
            <w:rFonts w:asciiTheme="majorHAnsi" w:hAnsiTheme="majorHAnsi" w:cstheme="majorHAnsi"/>
            <w:rPrChange w:id="468" w:author="Federico" w:date="2019-06-14T10:19:00Z">
              <w:rPr>
                <w:rFonts w:ascii="Arial" w:hAnsi="Arial"/>
                <w:color w:val="222222"/>
              </w:rPr>
            </w:rPrChange>
          </w:rPr>
          <w:instrText xml:space="preserve"> HYPERLINK "https://orcid.org/0000-0002-5182-7898" \t "_blank" </w:instrText>
        </w:r>
        <w:r w:rsidRPr="00E370EB">
          <w:rPr>
            <w:rFonts w:asciiTheme="majorHAnsi" w:hAnsiTheme="majorHAnsi" w:cstheme="majorHAnsi"/>
            <w:rPrChange w:id="469"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70" w:author="Federico" w:date="2019-06-14T10:19:00Z">
              <w:rPr>
                <w:rStyle w:val="Hyperlink"/>
                <w:rFonts w:ascii="Arial" w:hAnsi="Arial"/>
                <w:color w:val="1155CC"/>
              </w:rPr>
            </w:rPrChange>
          </w:rPr>
          <w:t>Richardson, D</w:t>
        </w:r>
        <w:r w:rsidRPr="00E370EB">
          <w:rPr>
            <w:rFonts w:asciiTheme="majorHAnsi" w:hAnsiTheme="majorHAnsi" w:cstheme="majorHAnsi"/>
            <w:rPrChange w:id="471" w:author="Federico" w:date="2019-06-14T10:19:00Z">
              <w:rPr>
                <w:rFonts w:ascii="Arial" w:hAnsi="Arial"/>
                <w:color w:val="222222"/>
              </w:rPr>
            </w:rPrChange>
          </w:rPr>
          <w:fldChar w:fldCharType="end"/>
        </w:r>
        <w:r w:rsidRPr="00E370EB">
          <w:rPr>
            <w:rFonts w:asciiTheme="majorHAnsi" w:hAnsiTheme="majorHAnsi" w:cstheme="majorHAnsi"/>
            <w:rPrChange w:id="472" w:author="Federico" w:date="2019-06-14T10:19:00Z">
              <w:rPr>
                <w:rFonts w:ascii="Arial" w:hAnsi="Arial"/>
                <w:color w:val="222222"/>
              </w:rPr>
            </w:rPrChange>
          </w:rPr>
          <w:t>, Thépaut, J-N, Vitart, F, Yang, X, </w:t>
        </w:r>
        <w:r w:rsidRPr="00E370EB">
          <w:rPr>
            <w:rFonts w:asciiTheme="majorHAnsi" w:hAnsiTheme="majorHAnsi" w:cstheme="majorHAnsi"/>
            <w:rPrChange w:id="473" w:author="Federico" w:date="2019-06-14T10:19:00Z">
              <w:rPr>
                <w:rFonts w:ascii="Arial" w:hAnsi="Arial"/>
                <w:color w:val="222222"/>
              </w:rPr>
            </w:rPrChange>
          </w:rPr>
          <w:fldChar w:fldCharType="begin"/>
        </w:r>
        <w:r w:rsidRPr="00E370EB">
          <w:rPr>
            <w:rFonts w:asciiTheme="majorHAnsi" w:hAnsiTheme="majorHAnsi" w:cstheme="majorHAnsi"/>
            <w:rPrChange w:id="474" w:author="Federico" w:date="2019-06-14T10:19:00Z">
              <w:rPr>
                <w:rFonts w:ascii="Arial" w:hAnsi="Arial"/>
                <w:color w:val="222222"/>
              </w:rPr>
            </w:rPrChange>
          </w:rPr>
          <w:instrText xml:space="preserve"> HYPERLINK "https://orcid.org/0000-0002-7998-0130" \t "_blank" </w:instrText>
        </w:r>
        <w:r w:rsidRPr="00E370EB">
          <w:rPr>
            <w:rFonts w:asciiTheme="majorHAnsi" w:hAnsiTheme="majorHAnsi" w:cstheme="majorHAnsi"/>
            <w:rPrChange w:id="475"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76" w:author="Federico" w:date="2019-06-14T10:19:00Z">
              <w:rPr>
                <w:rStyle w:val="Hyperlink"/>
                <w:rFonts w:ascii="Arial" w:hAnsi="Arial"/>
                <w:color w:val="1155CC"/>
              </w:rPr>
            </w:rPrChange>
          </w:rPr>
          <w:t>Zsótér, E</w:t>
        </w:r>
        <w:r w:rsidRPr="00E370EB">
          <w:rPr>
            <w:rFonts w:asciiTheme="majorHAnsi" w:hAnsiTheme="majorHAnsi" w:cstheme="majorHAnsi"/>
            <w:rPrChange w:id="477" w:author="Federico" w:date="2019-06-14T10:19:00Z">
              <w:rPr>
                <w:rFonts w:ascii="Arial" w:hAnsi="Arial"/>
                <w:color w:val="222222"/>
              </w:rPr>
            </w:rPrChange>
          </w:rPr>
          <w:fldChar w:fldCharType="end"/>
        </w:r>
        <w:r w:rsidRPr="00E370EB">
          <w:rPr>
            <w:rFonts w:asciiTheme="majorHAnsi" w:hAnsiTheme="majorHAnsi" w:cstheme="majorHAnsi"/>
            <w:rPrChange w:id="478" w:author="Federico" w:date="2019-06-14T10:19:00Z">
              <w:rPr>
                <w:rFonts w:ascii="Arial" w:hAnsi="Arial"/>
                <w:color w:val="222222"/>
              </w:rPr>
            </w:rPrChange>
          </w:rPr>
          <w:t>, </w:t>
        </w:r>
        <w:r w:rsidRPr="00E370EB">
          <w:rPr>
            <w:rFonts w:asciiTheme="majorHAnsi" w:hAnsiTheme="majorHAnsi" w:cstheme="majorHAnsi"/>
            <w:rPrChange w:id="479" w:author="Federico" w:date="2019-06-14T10:19:00Z">
              <w:rPr>
                <w:rFonts w:ascii="Arial" w:hAnsi="Arial"/>
                <w:color w:val="222222"/>
              </w:rPr>
            </w:rPrChange>
          </w:rPr>
          <w:fldChar w:fldCharType="begin"/>
        </w:r>
        <w:r w:rsidRPr="00E370EB">
          <w:rPr>
            <w:rFonts w:asciiTheme="majorHAnsi" w:hAnsiTheme="majorHAnsi" w:cstheme="majorHAnsi"/>
            <w:rPrChange w:id="480" w:author="Federico" w:date="2019-06-14T10:19:00Z">
              <w:rPr>
                <w:rFonts w:ascii="Arial" w:hAnsi="Arial"/>
                <w:color w:val="222222"/>
              </w:rPr>
            </w:rPrChange>
          </w:rPr>
          <w:instrText xml:space="preserve"> HYPERLINK "https://orcid.org/0000-0003-0860-5832" \t "_blank" </w:instrText>
        </w:r>
        <w:r w:rsidRPr="00E370EB">
          <w:rPr>
            <w:rFonts w:asciiTheme="majorHAnsi" w:hAnsiTheme="majorHAnsi" w:cstheme="majorHAnsi"/>
            <w:rPrChange w:id="481"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482" w:author="Federico" w:date="2019-06-14T10:19:00Z">
              <w:rPr>
                <w:rStyle w:val="Hyperlink"/>
                <w:rFonts w:ascii="Arial" w:hAnsi="Arial"/>
                <w:color w:val="1155CC"/>
              </w:rPr>
            </w:rPrChange>
          </w:rPr>
          <w:t>Zuo, H.</w:t>
        </w:r>
        <w:r w:rsidRPr="00E370EB">
          <w:rPr>
            <w:rFonts w:asciiTheme="majorHAnsi" w:hAnsiTheme="majorHAnsi" w:cstheme="majorHAnsi"/>
            <w:rPrChange w:id="483" w:author="Federico" w:date="2019-06-14T10:19:00Z">
              <w:rPr>
                <w:rFonts w:ascii="Arial" w:hAnsi="Arial"/>
                <w:color w:val="222222"/>
              </w:rPr>
            </w:rPrChange>
          </w:rPr>
          <w:fldChar w:fldCharType="end"/>
        </w:r>
      </w:ins>
    </w:p>
    <w:p w14:paraId="34900FBB" w14:textId="77777777" w:rsidR="00A94CD9" w:rsidRPr="00E370EB" w:rsidRDefault="00A94CD9" w:rsidP="00A94CD9">
      <w:pPr>
        <w:pStyle w:val="NormalWeb"/>
        <w:shd w:val="clear" w:color="auto" w:fill="FFFFFF"/>
        <w:spacing w:before="0" w:beforeAutospacing="0" w:after="0" w:afterAutospacing="0"/>
        <w:rPr>
          <w:ins w:id="484" w:author="Federico" w:date="2019-06-14T09:13:00Z"/>
          <w:rFonts w:asciiTheme="majorHAnsi" w:hAnsiTheme="majorHAnsi" w:cstheme="majorHAnsi"/>
          <w:color w:val="000000" w:themeColor="text1"/>
          <w:rPrChange w:id="485" w:author="Federico" w:date="2019-06-14T10:19:00Z">
            <w:rPr>
              <w:ins w:id="486" w:author="Federico" w:date="2019-06-14T09:13:00Z"/>
              <w:rFonts w:ascii="Arial" w:hAnsi="Arial" w:cs="Arial"/>
              <w:color w:val="222222"/>
            </w:rPr>
          </w:rPrChange>
        </w:rPr>
      </w:pPr>
      <w:ins w:id="487" w:author="Federico" w:date="2019-06-14T09:13:00Z">
        <w:r w:rsidRPr="00E370EB">
          <w:rPr>
            <w:rFonts w:asciiTheme="majorHAnsi" w:hAnsiTheme="majorHAnsi" w:cstheme="majorHAnsi"/>
            <w:color w:val="000000" w:themeColor="text1"/>
            <w:rPrChange w:id="488" w:author="Federico" w:date="2019-06-14T10:19:00Z">
              <w:rPr>
                <w:rFonts w:ascii="Arial" w:hAnsi="Arial" w:cs="Arial"/>
                <w:color w:val="222222"/>
              </w:rPr>
            </w:rPrChange>
          </w:rPr>
          <w:t>2018</w:t>
        </w:r>
      </w:ins>
    </w:p>
    <w:p w14:paraId="15B83E8B" w14:textId="77777777" w:rsidR="00A94CD9" w:rsidRPr="005402B3" w:rsidRDefault="00A94CD9" w:rsidP="00A94CD9">
      <w:pPr>
        <w:pStyle w:val="NormalWeb"/>
        <w:shd w:val="clear" w:color="auto" w:fill="FFFFFF"/>
        <w:spacing w:before="0" w:beforeAutospacing="0" w:after="0" w:afterAutospacing="0"/>
        <w:rPr>
          <w:ins w:id="489" w:author="Federico" w:date="2019-06-14T09:13:00Z"/>
          <w:rFonts w:asciiTheme="majorHAnsi" w:hAnsiTheme="majorHAnsi" w:cstheme="majorHAnsi"/>
          <w:color w:val="222222"/>
          <w:rPrChange w:id="490" w:author="Federico" w:date="2019-06-14T09:14:00Z">
            <w:rPr>
              <w:ins w:id="491" w:author="Federico" w:date="2019-06-14T09:13:00Z"/>
              <w:rFonts w:ascii="Arial" w:hAnsi="Arial" w:cs="Arial"/>
              <w:color w:val="222222"/>
            </w:rPr>
          </w:rPrChange>
        </w:rPr>
      </w:pPr>
      <w:ins w:id="492" w:author="Federico" w:date="2019-06-14T09:13:00Z">
        <w:r w:rsidRPr="005402B3">
          <w:rPr>
            <w:rFonts w:asciiTheme="majorHAnsi" w:hAnsiTheme="majorHAnsi" w:cstheme="majorHAnsi"/>
            <w:color w:val="222222"/>
            <w:rPrChange w:id="493" w:author="Federico" w:date="2019-06-14T09:14:00Z">
              <w:rPr>
                <w:rFonts w:ascii="Arial" w:hAnsi="Arial" w:cs="Arial"/>
                <w:color w:val="222222"/>
              </w:rPr>
            </w:rPrChange>
          </w:rPr>
          <w:t>Operational global reanalysis: progress, future directions and synergies with NWP</w:t>
        </w:r>
      </w:ins>
    </w:p>
    <w:p w14:paraId="58442A85" w14:textId="77777777" w:rsidR="00A94CD9" w:rsidRPr="005402B3" w:rsidRDefault="00A94CD9" w:rsidP="00A94CD9">
      <w:pPr>
        <w:pStyle w:val="NormalWeb"/>
        <w:shd w:val="clear" w:color="auto" w:fill="FFFFFF"/>
        <w:spacing w:before="0" w:beforeAutospacing="0" w:after="0" w:afterAutospacing="0"/>
        <w:rPr>
          <w:ins w:id="494" w:author="Federico" w:date="2019-06-14T09:13:00Z"/>
          <w:rFonts w:asciiTheme="majorHAnsi" w:hAnsiTheme="majorHAnsi" w:cstheme="majorHAnsi"/>
          <w:color w:val="222222"/>
          <w:rPrChange w:id="495" w:author="Federico" w:date="2019-06-14T09:14:00Z">
            <w:rPr>
              <w:ins w:id="496" w:author="Federico" w:date="2019-06-14T09:13:00Z"/>
              <w:rFonts w:ascii="Arial" w:hAnsi="Arial" w:cs="Arial"/>
              <w:color w:val="222222"/>
            </w:rPr>
          </w:rPrChange>
        </w:rPr>
      </w:pPr>
      <w:ins w:id="497" w:author="Federico" w:date="2019-06-14T09:13:00Z">
        <w:r w:rsidRPr="005402B3">
          <w:rPr>
            <w:rFonts w:asciiTheme="majorHAnsi" w:hAnsiTheme="majorHAnsi" w:cstheme="majorHAnsi"/>
            <w:color w:val="222222"/>
            <w:rPrChange w:id="498" w:author="Federico" w:date="2019-06-14T09:14:00Z">
              <w:rPr>
                <w:rFonts w:ascii="Arial" w:hAnsi="Arial" w:cs="Arial"/>
                <w:color w:val="222222"/>
              </w:rPr>
            </w:rPrChange>
          </w:rPr>
          <w:t>ERA Report Series 27.</w:t>
        </w:r>
      </w:ins>
    </w:p>
    <w:p w14:paraId="793D9451" w14:textId="77777777" w:rsidR="00A94CD9" w:rsidRDefault="00A94CD9" w:rsidP="007A5B09">
      <w:pPr>
        <w:jc w:val="both"/>
        <w:rPr>
          <w:rFonts w:eastAsia="Calibri" w:cs="Calibri"/>
          <w:szCs w:val="24"/>
          <w:lang w:val="en-GB"/>
        </w:rPr>
      </w:pPr>
    </w:p>
    <w:p w14:paraId="00C0DEDC" w14:textId="77777777" w:rsidR="004A4214" w:rsidRDefault="004A4214" w:rsidP="004A4214">
      <w:pPr>
        <w:jc w:val="both"/>
      </w:pPr>
      <w:r w:rsidRPr="2B12428A">
        <w:rPr>
          <w:rFonts w:eastAsia="Calibri" w:cs="Calibri"/>
          <w:szCs w:val="24"/>
          <w:lang w:val="en-GB"/>
        </w:rPr>
        <w:t>Kitchen, M.: Representativeness errors for radiosonde observations, Quarterly Journal of the Royal Meteorological Society, 115(487), 673–700, doi:10.1002/qj.49711548713, 1989.</w:t>
      </w:r>
    </w:p>
    <w:p w14:paraId="0232457D" w14:textId="77777777" w:rsidR="004A4214" w:rsidRPr="004A4214" w:rsidRDefault="004A4214" w:rsidP="007A5B09">
      <w:pPr>
        <w:jc w:val="both"/>
        <w:rPr>
          <w:rFonts w:eastAsia="Calibri" w:cs="Calibri"/>
          <w:szCs w:val="24"/>
        </w:rPr>
      </w:pPr>
    </w:p>
    <w:p w14:paraId="5DA07C4A" w14:textId="77777777" w:rsidR="00FC6452" w:rsidRDefault="00FC6452" w:rsidP="007A5B09">
      <w:pPr>
        <w:jc w:val="both"/>
      </w:pPr>
      <w:r>
        <w:t>Nash, J., Oakkley, T., Vomel, H., Wei Li: WMO INTERCOMPARISON OF HIGH QUALITY RADIOSONDE SYSTEMS, WMO, Instruments and Observing Methods Report No. 107</w:t>
      </w:r>
    </w:p>
    <w:p w14:paraId="70CD0AD7" w14:textId="77777777" w:rsidR="007A5B09" w:rsidRPr="00B808D3" w:rsidRDefault="007A5B09">
      <w:pPr>
        <w:rPr>
          <w:szCs w:val="24"/>
        </w:rPr>
      </w:pPr>
    </w:p>
    <w:p w14:paraId="0525D78A" w14:textId="77777777" w:rsidR="00055637" w:rsidRPr="00B808D3" w:rsidRDefault="00CA7C2C">
      <w:pPr>
        <w:jc w:val="both"/>
        <w:rPr>
          <w:rFonts w:eastAsia="Calibri" w:cs="Calibri"/>
          <w:szCs w:val="24"/>
          <w:lang w:val="en-GB"/>
        </w:rPr>
      </w:pPr>
      <w:r w:rsidRPr="00B808D3">
        <w:rPr>
          <w:rFonts w:eastAsia="Calibri" w:cs="Calibri"/>
          <w:szCs w:val="24"/>
          <w:lang w:val="en-GB"/>
        </w:rPr>
        <w:t>Waller, J. A., Ballard, S. P., Dance, S. L., Kelly, G., Nichols, N. K. and Simonin, D.: Diagnosing Horizontal and Inter-Channel Observation Error Correlations for SEVIRI Observations Using Observation-Minus-Background and Observation-Minus-Analysis Statistics, Remote Sensing, 8(7), 581, doi:10.3390/rs8070581, 2016.</w:t>
      </w:r>
    </w:p>
    <w:p w14:paraId="17CA7F4F" w14:textId="77777777" w:rsidR="007A5B09" w:rsidRPr="00B808D3" w:rsidRDefault="007A5B09">
      <w:pPr>
        <w:jc w:val="both"/>
        <w:rPr>
          <w:rFonts w:eastAsia="Calibri" w:cs="Calibri"/>
          <w:szCs w:val="24"/>
          <w:lang w:val="en-GB"/>
        </w:rPr>
      </w:pPr>
    </w:p>
    <w:p w14:paraId="4E82B9B0" w14:textId="77777777" w:rsidR="007A5B09" w:rsidRDefault="004E60FB">
      <w:pPr>
        <w:jc w:val="both"/>
        <w:rPr>
          <w:rFonts w:eastAsia="Calibri" w:cs="Calibri"/>
          <w:szCs w:val="24"/>
          <w:lang w:val="en-GB"/>
        </w:rPr>
      </w:pPr>
      <w:r>
        <w:rPr>
          <w:rFonts w:eastAsia="Calibri" w:cs="Calibri"/>
          <w:szCs w:val="24"/>
          <w:lang w:val="en-GB"/>
        </w:rPr>
        <w:t xml:space="preserve">Measurements of upper wind, WMO </w:t>
      </w:r>
    </w:p>
    <w:p w14:paraId="081A736D" w14:textId="77777777" w:rsidR="004E60FB" w:rsidRPr="00A94CD9" w:rsidRDefault="00150502">
      <w:pPr>
        <w:jc w:val="both"/>
        <w:rPr>
          <w:rFonts w:eastAsia="Calibri" w:cs="Calibri"/>
          <w:szCs w:val="24"/>
          <w:rPrChange w:id="499" w:author="Federico" w:date="2019-06-14T09:10:00Z">
            <w:rPr>
              <w:rFonts w:eastAsia="Calibri" w:cs="Calibri"/>
              <w:szCs w:val="24"/>
              <w:lang w:val="de-AT"/>
            </w:rPr>
          </w:rPrChange>
        </w:rPr>
      </w:pPr>
      <w:r w:rsidRPr="00A94CD9">
        <w:rPr>
          <w:rFonts w:eastAsia="Calibri" w:cs="Calibri"/>
          <w:szCs w:val="24"/>
          <w:rPrChange w:id="500" w:author="Federico" w:date="2019-06-14T09:10:00Z">
            <w:rPr>
              <w:rFonts w:eastAsia="Calibri" w:cs="Calibri"/>
              <w:szCs w:val="24"/>
              <w:lang w:val="de-AT"/>
            </w:rPr>
          </w:rPrChange>
        </w:rPr>
        <w:t>[o</w:t>
      </w:r>
      <w:r w:rsidR="004E60FB" w:rsidRPr="00A94CD9">
        <w:rPr>
          <w:rFonts w:eastAsia="Calibri" w:cs="Calibri"/>
          <w:szCs w:val="24"/>
          <w:rPrChange w:id="501" w:author="Federico" w:date="2019-06-14T09:10:00Z">
            <w:rPr>
              <w:rFonts w:eastAsia="Calibri" w:cs="Calibri"/>
              <w:szCs w:val="24"/>
              <w:lang w:val="de-AT"/>
            </w:rPr>
          </w:rPrChange>
        </w:rPr>
        <w:t>nline</w:t>
      </w:r>
      <w:r w:rsidRPr="00A94CD9">
        <w:rPr>
          <w:rFonts w:eastAsia="Calibri" w:cs="Calibri"/>
          <w:szCs w:val="24"/>
          <w:rPrChange w:id="502" w:author="Federico" w:date="2019-06-14T09:10:00Z">
            <w:rPr>
              <w:rFonts w:eastAsia="Calibri" w:cs="Calibri"/>
              <w:szCs w:val="24"/>
              <w:lang w:val="de-AT"/>
            </w:rPr>
          </w:rPrChange>
        </w:rPr>
        <w:t>]</w:t>
      </w:r>
      <w:r w:rsidR="004E60FB" w:rsidRPr="00A94CD9">
        <w:rPr>
          <w:rFonts w:eastAsia="Calibri" w:cs="Calibri"/>
          <w:szCs w:val="24"/>
          <w:rPrChange w:id="503" w:author="Federico" w:date="2019-06-14T09:10:00Z">
            <w:rPr>
              <w:rFonts w:eastAsia="Calibri" w:cs="Calibri"/>
              <w:szCs w:val="24"/>
              <w:lang w:val="de-AT"/>
            </w:rPr>
          </w:rPrChange>
        </w:rPr>
        <w:t>:</w:t>
      </w:r>
      <w:r w:rsidR="004E60FB" w:rsidRPr="00A94CD9">
        <w:rPr>
          <w:rPrChange w:id="504" w:author="Federico" w:date="2019-06-14T09:10:00Z">
            <w:rPr>
              <w:lang w:val="de-AT"/>
            </w:rPr>
          </w:rPrChange>
        </w:rPr>
        <w:t xml:space="preserve"> </w:t>
      </w:r>
      <w:r w:rsidR="00E807D5">
        <w:fldChar w:fldCharType="begin"/>
      </w:r>
      <w:r w:rsidR="00E807D5">
        <w:instrText xml:space="preserve"> HYPERLINK "https://library.wmo.int/doc_num.php?explnum_id=3159" </w:instrText>
      </w:r>
      <w:r w:rsidR="00E807D5">
        <w:fldChar w:fldCharType="separate"/>
      </w:r>
      <w:r w:rsidR="004E60FB" w:rsidRPr="00A94CD9">
        <w:rPr>
          <w:rStyle w:val="Hyperlink"/>
          <w:rPrChange w:id="505" w:author="Federico" w:date="2019-06-14T09:10:00Z">
            <w:rPr>
              <w:rStyle w:val="Hyperlink"/>
              <w:lang w:val="de-AT"/>
            </w:rPr>
          </w:rPrChange>
        </w:rPr>
        <w:t>https://library.wmo.int/doc_num.php?explnum_id=3159</w:t>
      </w:r>
      <w:r w:rsidR="00E807D5">
        <w:rPr>
          <w:rStyle w:val="Hyperlink"/>
          <w:lang w:val="de-AT"/>
        </w:rPr>
        <w:fldChar w:fldCharType="end"/>
      </w:r>
    </w:p>
    <w:p w14:paraId="79CAD1F2" w14:textId="77777777" w:rsidR="007A5B09" w:rsidRPr="00A94CD9" w:rsidRDefault="007A5B09">
      <w:pPr>
        <w:jc w:val="both"/>
        <w:rPr>
          <w:rFonts w:eastAsia="Calibri" w:cs="Calibri"/>
          <w:szCs w:val="24"/>
          <w:rPrChange w:id="506" w:author="Federico" w:date="2019-06-14T09:10:00Z">
            <w:rPr>
              <w:rFonts w:eastAsia="Calibri" w:cs="Calibri"/>
              <w:szCs w:val="24"/>
              <w:lang w:val="de-AT"/>
            </w:rPr>
          </w:rPrChange>
        </w:rPr>
      </w:pPr>
    </w:p>
    <w:p w14:paraId="74E51757" w14:textId="77777777" w:rsidR="007A5B09" w:rsidRPr="00A94CD9" w:rsidRDefault="007A5B09">
      <w:pPr>
        <w:jc w:val="both"/>
        <w:rPr>
          <w:rFonts w:eastAsia="Calibri" w:cs="Calibri"/>
          <w:szCs w:val="24"/>
          <w:rPrChange w:id="507" w:author="Federico" w:date="2019-06-14T09:10:00Z">
            <w:rPr>
              <w:rFonts w:eastAsia="Calibri" w:cs="Calibri"/>
              <w:szCs w:val="24"/>
              <w:lang w:val="de-AT"/>
            </w:rPr>
          </w:rPrChange>
        </w:rPr>
        <w:sectPr w:rsidR="007A5B09" w:rsidRPr="00A94CD9">
          <w:headerReference w:type="default" r:id="rId35"/>
          <w:footerReference w:type="default" r:id="rId36"/>
          <w:pgSz w:w="11906" w:h="16838"/>
          <w:pgMar w:top="2552" w:right="985" w:bottom="1440" w:left="1134" w:header="708" w:footer="459" w:gutter="0"/>
          <w:cols w:space="720"/>
          <w:formProt w:val="0"/>
          <w:docGrid w:linePitch="360"/>
        </w:sectPr>
      </w:pPr>
    </w:p>
    <w:p w14:paraId="13BD4A23" w14:textId="77777777" w:rsidR="00055637" w:rsidRPr="00B808D3" w:rsidRDefault="00CA7C2C" w:rsidP="0015776D">
      <w:pPr>
        <w:pStyle w:val="Heading1"/>
      </w:pPr>
      <w:bookmarkStart w:id="508" w:name="_Toc5725005"/>
      <w:bookmarkStart w:id="509" w:name="_Toc11407746"/>
      <w:r w:rsidRPr="00B808D3">
        <w:lastRenderedPageBreak/>
        <w:t>Introduction</w:t>
      </w:r>
      <w:bookmarkEnd w:id="508"/>
      <w:bookmarkEnd w:id="509"/>
      <w:r w:rsidRPr="00B808D3">
        <w:t xml:space="preserve"> </w:t>
      </w:r>
    </w:p>
    <w:sectPr w:rsidR="00055637" w:rsidRPr="00B808D3">
      <w:headerReference w:type="default" r:id="rId37"/>
      <w:footerReference w:type="default" r:id="rId38"/>
      <w:headerReference w:type="first" r:id="rId39"/>
      <w:footerReference w:type="first" r:id="rId40"/>
      <w:pgSz w:w="11906" w:h="16838"/>
      <w:pgMar w:top="2552" w:right="985" w:bottom="993" w:left="1134" w:header="708" w:footer="37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Federico" w:date="2019-06-14T12:44:00Z" w:initials="F">
    <w:p w14:paraId="57360483" w14:textId="33BDD1D6" w:rsidR="00E807D5" w:rsidRDefault="00E807D5">
      <w:pPr>
        <w:pStyle w:val="CommentText"/>
      </w:pPr>
      <w:r>
        <w:rPr>
          <w:rStyle w:val="CommentReference"/>
        </w:rPr>
        <w:annotationRef/>
      </w:r>
      <w:r>
        <w:t>Citations should be ok now</w:t>
      </w:r>
    </w:p>
  </w:comment>
  <w:comment w:id="48" w:author="Federico" w:date="2019-06-14T10:22:00Z" w:initials="F">
    <w:p w14:paraId="22646262" w14:textId="25C916F5" w:rsidR="00E807D5" w:rsidRDefault="00E807D5">
      <w:pPr>
        <w:pStyle w:val="CommentText"/>
      </w:pPr>
      <w:r>
        <w:rPr>
          <w:rStyle w:val="CommentReference"/>
        </w:rPr>
        <w:annotationRef/>
      </w:r>
      <w:r>
        <w:t xml:space="preserve">Agreed, I will make an extended readme rather then explaining it here. </w:t>
      </w:r>
    </w:p>
  </w:comment>
  <w:comment w:id="74" w:author="Federico" w:date="2019-06-14T12:47:00Z" w:initials="F">
    <w:p w14:paraId="2BC69F38" w14:textId="754919C5" w:rsidR="00E807D5" w:rsidRDefault="00E807D5">
      <w:pPr>
        <w:pStyle w:val="CommentText"/>
      </w:pPr>
      <w:r>
        <w:rPr>
          <w:rStyle w:val="CommentReference"/>
        </w:rPr>
        <w:annotationRef/>
      </w:r>
      <w:r>
        <w:t xml:space="preserve">Will move to master and update this link </w:t>
      </w:r>
    </w:p>
  </w:comment>
  <w:comment w:id="105" w:author="Leo Haimberger" w:date="2019-06-14T06:42:00Z" w:initials="LH">
    <w:p w14:paraId="63B865D6" w14:textId="77777777" w:rsidR="00E807D5" w:rsidRDefault="00E807D5">
      <w:pPr>
        <w:pStyle w:val="CommentText"/>
      </w:pPr>
      <w:r>
        <w:rPr>
          <w:rStyle w:val="CommentReference"/>
        </w:rPr>
        <w:annotationRef/>
      </w:r>
      <w:r>
        <w:t>What does k=2 mean?</w:t>
      </w:r>
    </w:p>
  </w:comment>
  <w:comment w:id="110" w:author="Michael Blaschek" w:date="2019-06-14T10:19:00Z" w:initials="MB">
    <w:p w14:paraId="2DA388AC" w14:textId="3898D8E6" w:rsidR="00E807D5" w:rsidRDefault="00E807D5">
      <w:pPr>
        <w:pStyle w:val="CommentText"/>
      </w:pPr>
      <w:r>
        <w:rPr>
          <w:rStyle w:val="CommentReference"/>
        </w:rPr>
        <w:annotationRef/>
      </w:r>
      <w:r>
        <w:t>Right? or how would you better describe that measure?</w:t>
      </w:r>
    </w:p>
  </w:comment>
  <w:comment w:id="119" w:author="Leo Haimberger" w:date="2019-06-14T06:42:00Z" w:initials="LH">
    <w:p w14:paraId="162A3B9E" w14:textId="77777777" w:rsidR="00E807D5" w:rsidRDefault="00E807D5" w:rsidP="00FF4E32">
      <w:pPr>
        <w:pStyle w:val="CommentText"/>
      </w:pPr>
      <w:r>
        <w:rPr>
          <w:rStyle w:val="CommentReference"/>
        </w:rPr>
        <w:annotationRef/>
      </w:r>
      <w:r>
        <w:t>What does k=2 mean?</w:t>
      </w:r>
    </w:p>
  </w:comment>
  <w:comment w:id="120" w:author="Federico" w:date="2019-06-17T15:16:00Z" w:initials="F">
    <w:p w14:paraId="425E8BEB" w14:textId="5269F346" w:rsidR="000339AC" w:rsidRDefault="000339AC">
      <w:pPr>
        <w:pStyle w:val="CommentText"/>
      </w:pPr>
      <w:r>
        <w:rPr>
          <w:rStyle w:val="CommentReference"/>
        </w:rPr>
        <w:annotationRef/>
      </w:r>
      <w:r>
        <w:t>Will check</w:t>
      </w:r>
    </w:p>
  </w:comment>
  <w:comment w:id="126" w:author="Michael Blaschek" w:date="2019-06-14T10:19:00Z" w:initials="MB">
    <w:p w14:paraId="6D3DC8FA" w14:textId="77777777" w:rsidR="00E807D5" w:rsidRDefault="00E807D5" w:rsidP="00FF4E32">
      <w:pPr>
        <w:pStyle w:val="CommentText"/>
      </w:pPr>
      <w:r>
        <w:rPr>
          <w:rStyle w:val="CommentReference"/>
        </w:rPr>
        <w:annotationRef/>
      </w:r>
      <w:r>
        <w:t>Right? or how would you better describe that measure?</w:t>
      </w:r>
    </w:p>
  </w:comment>
  <w:comment w:id="127" w:author="Federico" w:date="2019-06-17T15:16:00Z" w:initials="F">
    <w:p w14:paraId="3960E059" w14:textId="2A7DF2B0" w:rsidR="001C12FB" w:rsidRDefault="001C12FB">
      <w:pPr>
        <w:pStyle w:val="CommentText"/>
      </w:pPr>
      <w:r>
        <w:rPr>
          <w:rStyle w:val="CommentReference"/>
        </w:rPr>
        <w:annotationRef/>
      </w:r>
      <w:r>
        <w:t>Check k=1 exact meaning</w:t>
      </w:r>
    </w:p>
  </w:comment>
  <w:comment w:id="143" w:author="Michael Blaschek" w:date="2019-06-14T10:20:00Z" w:initials="MB">
    <w:p w14:paraId="41769FF2" w14:textId="1F1F3306" w:rsidR="00E807D5" w:rsidRDefault="00E807D5">
      <w:pPr>
        <w:pStyle w:val="CommentText"/>
      </w:pPr>
      <w:r>
        <w:rPr>
          <w:rStyle w:val="CommentReference"/>
        </w:rPr>
        <w:annotationRef/>
      </w:r>
      <w:r>
        <w:t>Please explain why this is necessary and how much data is removed. And why you think that this is a better estimate. Are estimated errors too small for outliers? (just a thought)</w:t>
      </w:r>
    </w:p>
  </w:comment>
  <w:comment w:id="144" w:author="Federico" w:date="2019-06-14T12:54:00Z" w:initials="F">
    <w:p w14:paraId="4BC3621E" w14:textId="17C520B0" w:rsidR="00E807D5" w:rsidRDefault="00E807D5">
      <w:pPr>
        <w:pStyle w:val="CommentText"/>
      </w:pPr>
      <w:r>
        <w:rPr>
          <w:rStyle w:val="CommentReference"/>
        </w:rPr>
        <w:annotationRef/>
      </w:r>
      <w:r>
        <w:t xml:space="preserve">In principle there is no particular reason to remove outliers rather then deleting data which is obviously wrong, in the sense that they are so unusual that they are likely to be caused by errors in the data takin/writing. So they should not be used. However, if statistics is robust i.e. dataset is large, keeping or removing them produces a small difference, unless their value is extremely different from the average. </w:t>
      </w:r>
    </w:p>
  </w:comment>
  <w:comment w:id="171" w:author="Federico" w:date="2019-06-17T14:42:00Z" w:initials="F">
    <w:p w14:paraId="6C4F04BB" w14:textId="76C5964E" w:rsidR="0006241B" w:rsidRDefault="0006241B">
      <w:pPr>
        <w:pStyle w:val="CommentText"/>
      </w:pPr>
      <w:r>
        <w:rPr>
          <w:rStyle w:val="CommentReference"/>
        </w:rPr>
        <w:annotationRef/>
      </w:r>
      <w:r>
        <w:t>Added this comment regarding the outliers. I turned back to the old definition since using the skewed option , the number of outliers would increase.</w:t>
      </w:r>
    </w:p>
  </w:comment>
  <w:comment w:id="173" w:author="Michael Blaschek" w:date="2019-06-14T10:22:00Z" w:initials="MB">
    <w:p w14:paraId="79EF1C61" w14:textId="2F7688E9" w:rsidR="00E807D5" w:rsidRDefault="00E807D5">
      <w:pPr>
        <w:pStyle w:val="CommentText"/>
      </w:pPr>
      <w:r>
        <w:rPr>
          <w:rStyle w:val="CommentReference"/>
        </w:rPr>
        <w:annotationRef/>
      </w:r>
      <w:r>
        <w:t>Maybe better say what results are where and how you organized them, rather than this sentence.</w:t>
      </w:r>
    </w:p>
  </w:comment>
  <w:comment w:id="174" w:author="Federico" w:date="2019-06-14T11:48:00Z" w:initials="F">
    <w:p w14:paraId="01700B54" w14:textId="2D78229E" w:rsidR="00E807D5" w:rsidRDefault="00E807D5">
      <w:pPr>
        <w:pStyle w:val="CommentText"/>
      </w:pPr>
      <w:r>
        <w:rPr>
          <w:rStyle w:val="CommentReference"/>
        </w:rPr>
        <w:annotationRef/>
      </w:r>
      <w:r>
        <w:t>Something along this line?</w:t>
      </w:r>
    </w:p>
  </w:comment>
  <w:comment w:id="194" w:author="Michael Blaschek" w:date="2019-06-14T10:31:00Z" w:initials="MB">
    <w:p w14:paraId="6F081E53" w14:textId="0E1FEA28" w:rsidR="00E807D5" w:rsidRDefault="00E807D5">
      <w:pPr>
        <w:pStyle w:val="CommentText"/>
      </w:pPr>
      <w:r>
        <w:rPr>
          <w:rStyle w:val="CommentReference"/>
        </w:rPr>
        <w:annotationRef/>
      </w:r>
      <w:r>
        <w:t xml:space="preserve">Really? I would rewrite the whole paragraph. Why do you do this? (about vertical correlation, independence of observations and therefore error estimates) What can be seen? What would indicate errors? </w:t>
      </w:r>
    </w:p>
    <w:p w14:paraId="2195F6CE" w14:textId="6CF34253" w:rsidR="00E807D5" w:rsidRDefault="00E807D5">
      <w:pPr>
        <w:pStyle w:val="CommentText"/>
      </w:pPr>
    </w:p>
    <w:p w14:paraId="5628AD4B" w14:textId="77777777" w:rsidR="00E807D5" w:rsidRDefault="00E807D5">
      <w:pPr>
        <w:pStyle w:val="CommentText"/>
      </w:pPr>
    </w:p>
  </w:comment>
  <w:comment w:id="195" w:author="Federico" w:date="2019-06-14T12:03:00Z" w:initials="F">
    <w:p w14:paraId="4B8A8782" w14:textId="59F8791A" w:rsidR="00E807D5" w:rsidRDefault="00E807D5" w:rsidP="001D662D">
      <w:pPr>
        <w:pStyle w:val="CommentText"/>
      </w:pPr>
      <w:r>
        <w:rPr>
          <w:rStyle w:val="CommentReference"/>
        </w:rPr>
        <w:annotationRef/>
      </w:r>
      <w:r>
        <w:t xml:space="preserve">I think the first thing is that only the diagonal terms are basically important, with some exceptions in the case of the direction. Second, it seems that the values, for all the pressure levels, are similar; this of course the same information as the one you get from the distribution plots for the diagonal terms. If there was a weird “blob” of high correlation values, I would suspect some bugs (either in my code, or in the reading of the data, or in the data itself). This is just a general consideration actually. I would say it was standard for me (in the past)  to have such matrices shown, even when the information inside was trivial. </w:t>
      </w:r>
    </w:p>
    <w:p w14:paraId="46498171" w14:textId="096B62C5" w:rsidR="00E807D5" w:rsidRDefault="00E807D5" w:rsidP="001D662D">
      <w:pPr>
        <w:pStyle w:val="CommentText"/>
      </w:pPr>
    </w:p>
  </w:comment>
  <w:comment w:id="207" w:author="Leo Haimberger" w:date="2019-06-14T06:58:00Z" w:initials="LH">
    <w:p w14:paraId="3EEFC33F" w14:textId="2566D661" w:rsidR="00E807D5" w:rsidRDefault="00E807D5">
      <w:pPr>
        <w:pStyle w:val="CommentText"/>
      </w:pPr>
      <w:r>
        <w:rPr>
          <w:rStyle w:val="CommentReference"/>
        </w:rPr>
        <w:annotationRef/>
      </w:r>
      <w:r>
        <w:t>Perhaps use a different colorbar scaling for the wind direction?</w:t>
      </w:r>
    </w:p>
  </w:comment>
  <w:comment w:id="208" w:author="Federico" w:date="2019-06-14T10:00:00Z" w:initials="F">
    <w:p w14:paraId="775E1428" w14:textId="1B03C31D" w:rsidR="00E807D5" w:rsidRDefault="00E807D5">
      <w:pPr>
        <w:pStyle w:val="CommentText"/>
      </w:pPr>
      <w:r>
        <w:rPr>
          <w:rStyle w:val="CommentReference"/>
        </w:rPr>
        <w:annotationRef/>
      </w:r>
      <w:r>
        <w:t>Done</w:t>
      </w:r>
    </w:p>
    <w:p w14:paraId="7BEA445F" w14:textId="77777777" w:rsidR="00E807D5" w:rsidRDefault="00E807D5">
      <w:pPr>
        <w:pStyle w:val="CommentText"/>
      </w:pPr>
    </w:p>
  </w:comment>
  <w:comment w:id="232" w:author="Michael Blaschek" w:date="2019-06-14T10:43:00Z" w:initials="MB">
    <w:p w14:paraId="38254B68" w14:textId="3C863EDF" w:rsidR="00E807D5" w:rsidRDefault="00E807D5">
      <w:pPr>
        <w:pStyle w:val="CommentText"/>
      </w:pPr>
      <w:r>
        <w:rPr>
          <w:rStyle w:val="CommentReference"/>
        </w:rPr>
        <w:annotationRef/>
      </w:r>
      <w:r>
        <w:t xml:space="preserve">Hmmm, or it shows the variation in the atmosphere, as these have to be seen in reference to the model. how good the model represents these parts. </w:t>
      </w:r>
    </w:p>
  </w:comment>
  <w:comment w:id="233" w:author="Federico" w:date="2019-06-14T10:06:00Z" w:initials="F">
    <w:p w14:paraId="75B20BE9" w14:textId="46362579" w:rsidR="00E807D5" w:rsidRDefault="00E807D5">
      <w:pPr>
        <w:pStyle w:val="CommentText"/>
      </w:pPr>
      <w:r>
        <w:rPr>
          <w:rStyle w:val="CommentReference"/>
        </w:rPr>
        <w:annotationRef/>
      </w:r>
      <w:r w:rsidR="00702EFC">
        <w:t xml:space="preserve">Yes, </w:t>
      </w:r>
      <w:r>
        <w:t>I removed the ambiguous sentence.</w:t>
      </w:r>
    </w:p>
  </w:comment>
  <w:comment w:id="245" w:author="Leo Haimberger" w:date="2019-06-14T08:32:00Z" w:initials="LH">
    <w:p w14:paraId="0B6BDE01" w14:textId="09A36381" w:rsidR="00E807D5" w:rsidRDefault="00E807D5">
      <w:pPr>
        <w:pStyle w:val="CommentText"/>
      </w:pPr>
      <w:r>
        <w:rPr>
          <w:rStyle w:val="CommentReference"/>
        </w:rPr>
        <w:annotationRef/>
      </w:r>
      <w:r>
        <w:t>Is this necessary? One can calculates means and standard deviations no matter how the random variable is distributed.</w:t>
      </w:r>
    </w:p>
    <w:p w14:paraId="5C2D0F26" w14:textId="77777777" w:rsidR="00E807D5" w:rsidRDefault="00E807D5">
      <w:pPr>
        <w:pStyle w:val="CommentText"/>
      </w:pPr>
    </w:p>
  </w:comment>
  <w:comment w:id="246" w:author="Federico" w:date="2019-06-14T10:08:00Z" w:initials="F">
    <w:p w14:paraId="4FF85D78" w14:textId="0477E9B6" w:rsidR="00E807D5" w:rsidRDefault="00E807D5">
      <w:pPr>
        <w:pStyle w:val="CommentText"/>
      </w:pPr>
      <w:r>
        <w:rPr>
          <w:rStyle w:val="CommentReference"/>
        </w:rPr>
        <w:annotationRef/>
      </w:r>
      <w:r w:rsidR="00A56FEA">
        <w:t>Yes, I r</w:t>
      </w:r>
      <w:r>
        <w:t>emoved reference to Gaussian</w:t>
      </w:r>
      <w:r w:rsidR="00831D71">
        <w:t xml:space="preserve"> fit.</w:t>
      </w:r>
    </w:p>
  </w:comment>
  <w:comment w:id="264" w:author="Michael Blaschek" w:date="2019-06-14T10:48:00Z" w:initials="MB">
    <w:p w14:paraId="6EA7B914" w14:textId="08C0975E" w:rsidR="00E807D5" w:rsidRDefault="00E807D5">
      <w:pPr>
        <w:pStyle w:val="CommentText"/>
      </w:pPr>
      <w:r>
        <w:rPr>
          <w:rStyle w:val="CommentReference"/>
        </w:rPr>
        <w:annotationRef/>
      </w:r>
      <w:r>
        <w:t>Right, I would put most of this into the github README</w:t>
      </w:r>
    </w:p>
  </w:comment>
  <w:comment w:id="273" w:author="Leo Haimberger" w:date="2019-06-14T08:44:00Z" w:initials="LH">
    <w:p w14:paraId="3A13132E" w14:textId="0E3AC007" w:rsidR="00E807D5" w:rsidRDefault="00E807D5">
      <w:pPr>
        <w:pStyle w:val="CommentText"/>
      </w:pPr>
      <w:r>
        <w:rPr>
          <w:rStyle w:val="CommentReference"/>
        </w:rPr>
        <w:annotationRef/>
      </w:r>
      <w:r>
        <w:t>Since this is a deliverable that will not change after approval, the source code should be copied to the master branch.</w:t>
      </w:r>
    </w:p>
  </w:comment>
  <w:comment w:id="367" w:author="Federico" w:date="2019-06-14T10:16:00Z" w:initials="F">
    <w:p w14:paraId="3F06A1B7" w14:textId="74C7359C" w:rsidR="00E807D5" w:rsidRDefault="00E807D5">
      <w:pPr>
        <w:pStyle w:val="CommentText"/>
      </w:pPr>
      <w:r>
        <w:rPr>
          <w:rStyle w:val="CommentReference"/>
        </w:rPr>
        <w:annotationRef/>
      </w:r>
      <w:r>
        <w:t xml:space="preserve">Why the ???? </w:t>
      </w:r>
    </w:p>
  </w:comment>
  <w:comment w:id="371" w:author="Federico" w:date="2019-06-17T15:33:00Z" w:initials="F">
    <w:p w14:paraId="14E63C79" w14:textId="260DF351" w:rsidR="00D84AD4" w:rsidRDefault="00D84AD4">
      <w:pPr>
        <w:pStyle w:val="CommentText"/>
      </w:pPr>
      <w:r>
        <w:rPr>
          <w:rStyle w:val="CommentReference"/>
        </w:rPr>
        <w:annotationRef/>
      </w:r>
      <w:r>
        <w:t>Is this correct? I read it from Mich</w:t>
      </w:r>
      <w:r w:rsidR="00E04152">
        <w:t>i</w:t>
      </w:r>
      <w:r>
        <w:t xml:space="preserve">’s conclusions </w:t>
      </w:r>
    </w:p>
  </w:comment>
  <w:comment w:id="376" w:author="Federico" w:date="2019-06-14T12:47:00Z" w:initials="F">
    <w:p w14:paraId="02F672D0" w14:textId="77777777" w:rsidR="00341C36" w:rsidRDefault="00341C36" w:rsidP="00341C36">
      <w:pPr>
        <w:pStyle w:val="CommentText"/>
      </w:pPr>
      <w:r>
        <w:rPr>
          <w:rStyle w:val="CommentReference"/>
        </w:rPr>
        <w:annotationRef/>
      </w:r>
      <w:r>
        <w:t xml:space="preserve">Will move to master and update this link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360483" w15:done="0"/>
  <w15:commentEx w15:paraId="22646262" w15:done="0"/>
  <w15:commentEx w15:paraId="2BC69F38" w15:done="0"/>
  <w15:commentEx w15:paraId="63B865D6" w15:done="0"/>
  <w15:commentEx w15:paraId="2DA388AC" w15:done="0"/>
  <w15:commentEx w15:paraId="162A3B9E" w15:done="0"/>
  <w15:commentEx w15:paraId="425E8BEB" w15:paraIdParent="162A3B9E" w15:done="0"/>
  <w15:commentEx w15:paraId="6D3DC8FA" w15:done="0"/>
  <w15:commentEx w15:paraId="3960E059" w15:done="0"/>
  <w15:commentEx w15:paraId="41769FF2" w15:done="0"/>
  <w15:commentEx w15:paraId="4BC3621E" w15:paraIdParent="41769FF2" w15:done="0"/>
  <w15:commentEx w15:paraId="6C4F04BB" w15:done="0"/>
  <w15:commentEx w15:paraId="79EF1C61" w15:done="0"/>
  <w15:commentEx w15:paraId="01700B54" w15:paraIdParent="79EF1C61" w15:done="0"/>
  <w15:commentEx w15:paraId="5628AD4B" w15:done="0"/>
  <w15:commentEx w15:paraId="46498171" w15:paraIdParent="5628AD4B" w15:done="0"/>
  <w15:commentEx w15:paraId="3EEFC33F" w15:done="1"/>
  <w15:commentEx w15:paraId="7BEA445F" w15:paraIdParent="3EEFC33F" w15:done="1"/>
  <w15:commentEx w15:paraId="38254B68" w15:done="0"/>
  <w15:commentEx w15:paraId="75B20BE9" w15:paraIdParent="38254B68" w15:done="0"/>
  <w15:commentEx w15:paraId="5C2D0F26" w15:done="0"/>
  <w15:commentEx w15:paraId="4FF85D78" w15:paraIdParent="5C2D0F26" w15:done="0"/>
  <w15:commentEx w15:paraId="6EA7B914" w15:done="0"/>
  <w15:commentEx w15:paraId="3A13132E" w15:done="0"/>
  <w15:commentEx w15:paraId="3F06A1B7" w15:done="0"/>
  <w15:commentEx w15:paraId="14E63C79" w15:done="0"/>
  <w15:commentEx w15:paraId="02F672D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8DBBA" w14:textId="77777777" w:rsidR="00E15716" w:rsidRDefault="00E15716">
      <w:r>
        <w:separator/>
      </w:r>
    </w:p>
  </w:endnote>
  <w:endnote w:type="continuationSeparator" w:id="0">
    <w:p w14:paraId="65421C4C" w14:textId="77777777" w:rsidR="00E15716" w:rsidRDefault="00E15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Arial"/>
    <w:charset w:val="00"/>
    <w:family w:val="auto"/>
    <w:pitch w:val="variable"/>
    <w:sig w:usb0="E1000AEF" w:usb1="5000A1FF" w:usb2="00000000" w:usb3="00000000" w:csb0="000001BF" w:csb1="00000000"/>
  </w:font>
  <w:font w:name="PMingLiU">
    <w:altName w:val="Microsoft JhengHei"/>
    <w:panose1 w:val="02010601000101010101"/>
    <w:charset w:val="88"/>
    <w:family w:val="auto"/>
    <w:pitch w:val="variable"/>
    <w:sig w:usb0="00000000" w:usb1="28CFFCFA" w:usb2="00000016" w:usb3="00000000" w:csb0="001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8DCC9" w14:textId="77777777" w:rsidR="00E807D5" w:rsidRDefault="00E807D5">
    <w:pPr>
      <w:pStyle w:val="Footer"/>
      <w:tabs>
        <w:tab w:val="right" w:pos="9781"/>
      </w:tabs>
    </w:pPr>
    <w:r>
      <w:rPr>
        <w:noProof/>
      </w:rPr>
      <mc:AlternateContent>
        <mc:Choice Requires="wps">
          <w:drawing>
            <wp:anchor distT="0" distB="0" distL="114300" distR="114300" simplePos="0" relativeHeight="7" behindDoc="1" locked="0" layoutInCell="1" allowOverlap="1" wp14:anchorId="47E915F0" wp14:editId="53FB776C">
              <wp:simplePos x="0" y="0"/>
              <wp:positionH relativeFrom="page">
                <wp:posOffset>-80010</wp:posOffset>
              </wp:positionH>
              <wp:positionV relativeFrom="paragraph">
                <wp:posOffset>-343535</wp:posOffset>
              </wp:positionV>
              <wp:extent cx="7659370" cy="1066165"/>
              <wp:effectExtent l="0" t="0" r="38100" b="27305"/>
              <wp:wrapNone/>
              <wp:docPr id="7" name="Rectangle 3"/>
              <wp:cNvGraphicFramePr/>
              <a:graphic xmlns:a="http://schemas.openxmlformats.org/drawingml/2006/main">
                <a:graphicData uri="http://schemas.microsoft.com/office/word/2010/wordprocessingShape">
                  <wps:wsp>
                    <wps:cNvSpPr/>
                    <wps:spPr>
                      <a:xfrm>
                        <a:off x="0" y="0"/>
                        <a:ext cx="7658640" cy="1065600"/>
                      </a:xfrm>
                      <a:prstGeom prst="rect">
                        <a:avLst/>
                      </a:prstGeom>
                      <a:ln>
                        <a:round/>
                      </a:ln>
                    </wps:spPr>
                    <wps:style>
                      <a:lnRef idx="2">
                        <a:schemeClr val="dk1">
                          <a:shade val="50000"/>
                        </a:schemeClr>
                      </a:lnRef>
                      <a:fillRef idx="1">
                        <a:schemeClr val="dk1"/>
                      </a:fillRef>
                      <a:effectRef idx="0">
                        <a:schemeClr val="dk1"/>
                      </a:effectRef>
                      <a:fontRef idx="minor"/>
                    </wps:style>
                    <wps:bodyPr/>
                  </wps:wsp>
                </a:graphicData>
              </a:graphic>
            </wp:anchor>
          </w:drawing>
        </mc:Choice>
        <mc:Fallback xmlns:mo="http://schemas.microsoft.com/office/mac/office/2008/main" xmlns:mv="urn:schemas-microsoft-com:mac:vml" xmlns:cx1="http://schemas.microsoft.com/office/drawing/2015/9/8/chartex">
          <w:pict>
            <v:rect id="shape_0" ID="Rectangle 3" fillcolor="black" stroked="t" style="position:absolute;margin-left:-6.3pt;margin-top:-27.05pt;width:603pt;height:83.85pt;mso-position-horizontal-relative:page" wp14:anchorId="5689CC2B">
              <w10:wrap type="none"/>
              <v:fill o:detectmouseclick="t" type="solid" color2="white"/>
              <v:stroke color="black" weight="25560" joinstyle="round" endcap="flat"/>
            </v:rect>
          </w:pict>
        </mc:Fallback>
      </mc:AlternateContent>
    </w:r>
    <w:r>
      <w:rPr>
        <w:noProof/>
      </w:rPr>
      <w:drawing>
        <wp:anchor distT="0" distB="0" distL="114300" distR="114300" simplePos="0" relativeHeight="8" behindDoc="0" locked="0" layoutInCell="1" allowOverlap="1" wp14:anchorId="71213EE7" wp14:editId="23770780">
          <wp:simplePos x="0" y="0"/>
          <wp:positionH relativeFrom="page">
            <wp:posOffset>3006090</wp:posOffset>
          </wp:positionH>
          <wp:positionV relativeFrom="page">
            <wp:posOffset>9964420</wp:posOffset>
          </wp:positionV>
          <wp:extent cx="1235075" cy="554355"/>
          <wp:effectExtent l="0" t="0" r="0" b="0"/>
          <wp:wrapTight wrapText="bothSides">
            <wp:wrapPolygon edited="0">
              <wp:start x="2079" y="959"/>
              <wp:lineTo x="290" y="7843"/>
              <wp:lineTo x="1181" y="17677"/>
              <wp:lineTo x="10130" y="19651"/>
              <wp:lineTo x="14604" y="19651"/>
              <wp:lineTo x="20867" y="17677"/>
              <wp:lineTo x="19970" y="8831"/>
              <wp:lineTo x="6553" y="959"/>
              <wp:lineTo x="2079" y="959"/>
            </wp:wrapPolygon>
          </wp:wrapTight>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
                  <a:stretch>
                    <a:fillRect/>
                  </a:stretch>
                </pic:blipFill>
                <pic:spPr bwMode="auto">
                  <a:xfrm>
                    <a:off x="0" y="0"/>
                    <a:ext cx="1235075" cy="554355"/>
                  </a:xfrm>
                  <a:prstGeom prst="rect">
                    <a:avLst/>
                  </a:prstGeom>
                </pic:spPr>
              </pic:pic>
            </a:graphicData>
          </a:graphic>
        </wp:anchor>
      </w:drawing>
    </w:r>
    <w:r>
      <w:rPr>
        <w:noProof/>
      </w:rPr>
      <w:drawing>
        <wp:anchor distT="0" distB="10160" distL="114300" distR="114300" simplePos="0" relativeHeight="9" behindDoc="0" locked="0" layoutInCell="1" allowOverlap="1" wp14:anchorId="28677C6A" wp14:editId="251CA9DA">
          <wp:simplePos x="0" y="0"/>
          <wp:positionH relativeFrom="page">
            <wp:posOffset>690245</wp:posOffset>
          </wp:positionH>
          <wp:positionV relativeFrom="page">
            <wp:posOffset>9964420</wp:posOffset>
          </wp:positionV>
          <wp:extent cx="715645" cy="497205"/>
          <wp:effectExtent l="0" t="0" r="0" b="0"/>
          <wp:wrapTight wrapText="bothSides">
            <wp:wrapPolygon edited="0">
              <wp:start x="8263" y="0"/>
              <wp:lineTo x="-267" y="3248"/>
              <wp:lineTo x="-267" y="16337"/>
              <wp:lineTo x="2064" y="20705"/>
              <wp:lineTo x="15246" y="20705"/>
              <wp:lineTo x="16030" y="20705"/>
              <wp:lineTo x="20671" y="16337"/>
              <wp:lineTo x="20671" y="6528"/>
              <wp:lineTo x="16030" y="0"/>
              <wp:lineTo x="8263" y="0"/>
            </wp:wrapPolygon>
          </wp:wrapTight>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2"/>
                  <a:stretch>
                    <a:fillRect/>
                  </a:stretch>
                </pic:blipFill>
                <pic:spPr bwMode="auto">
                  <a:xfrm>
                    <a:off x="0" y="0"/>
                    <a:ext cx="715645" cy="497205"/>
                  </a:xfrm>
                  <a:prstGeom prst="rect">
                    <a:avLst/>
                  </a:prstGeom>
                </pic:spPr>
              </pic:pic>
            </a:graphicData>
          </a:graphic>
        </wp:anchor>
      </w:drawing>
    </w:r>
    <w:r>
      <w:rPr>
        <w:noProof/>
      </w:rPr>
      <w:drawing>
        <wp:anchor distT="0" distB="0" distL="114300" distR="114935" simplePos="0" relativeHeight="10" behindDoc="0" locked="0" layoutInCell="1" allowOverlap="1" wp14:anchorId="57ACE4A3" wp14:editId="1ECC3641">
          <wp:simplePos x="0" y="0"/>
          <wp:positionH relativeFrom="page">
            <wp:posOffset>5634990</wp:posOffset>
          </wp:positionH>
          <wp:positionV relativeFrom="page">
            <wp:posOffset>10078720</wp:posOffset>
          </wp:positionV>
          <wp:extent cx="1447165" cy="338455"/>
          <wp:effectExtent l="0" t="0" r="0" b="0"/>
          <wp:wrapTight wrapText="bothSides">
            <wp:wrapPolygon edited="0">
              <wp:start x="-132" y="0"/>
              <wp:lineTo x="-132" y="19314"/>
              <wp:lineTo x="20450" y="19314"/>
              <wp:lineTo x="21220" y="14497"/>
              <wp:lineTo x="21220" y="4816"/>
              <wp:lineTo x="8634" y="0"/>
              <wp:lineTo x="-132" y="0"/>
            </wp:wrapPolygon>
          </wp:wrapTight>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3"/>
                  <a:stretch>
                    <a:fillRect/>
                  </a:stretch>
                </pic:blipFill>
                <pic:spPr bwMode="auto">
                  <a:xfrm>
                    <a:off x="0" y="0"/>
                    <a:ext cx="1447165" cy="338455"/>
                  </a:xfrm>
                  <a:prstGeom prst="rect">
                    <a:avLst/>
                  </a:prstGeom>
                </pic:spPr>
              </pic:pic>
            </a:graphicData>
          </a:graphic>
        </wp:anchor>
      </w:drawing>
    </w:r>
    <w:r>
      <w:t xml:space="preserve"> </w:t>
    </w:r>
  </w:p>
  <w:p w14:paraId="42BAD23B" w14:textId="77777777" w:rsidR="00E807D5" w:rsidRDefault="00E807D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609273"/>
      <w:docPartObj>
        <w:docPartGallery w:val="Page Numbers (Top of Page)"/>
        <w:docPartUnique/>
      </w:docPartObj>
    </w:sdtPr>
    <w:sdtEndPr/>
    <w:sdtContent>
      <w:p w14:paraId="494A5DC4" w14:textId="6EF15E9A" w:rsidR="00E807D5" w:rsidRDefault="00E807D5">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A7342C">
          <w:rPr>
            <w:b/>
            <w:bCs w:val="0"/>
            <w:noProof/>
            <w:sz w:val="24"/>
            <w:szCs w:val="24"/>
          </w:rPr>
          <w:t>3</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A7342C">
          <w:rPr>
            <w:b/>
            <w:bCs w:val="0"/>
            <w:noProof/>
            <w:sz w:val="24"/>
            <w:szCs w:val="24"/>
          </w:rPr>
          <w:t>15</w:t>
        </w:r>
        <w:r>
          <w:rPr>
            <w:b/>
            <w:bCs w:val="0"/>
            <w:sz w:val="24"/>
            <w:szCs w:val="24"/>
          </w:rP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747D" w14:textId="77777777" w:rsidR="00E807D5" w:rsidRDefault="00E807D5">
    <w:pPr>
      <w:pStyle w:val="Footer"/>
      <w:tabs>
        <w:tab w:val="right" w:pos="9781"/>
      </w:tabs>
    </w:pPr>
  </w:p>
  <w:p w14:paraId="74DDB3DA" w14:textId="77777777" w:rsidR="00E807D5" w:rsidRDefault="00E807D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745318"/>
      <w:docPartObj>
        <w:docPartGallery w:val="Page Numbers (Top of Page)"/>
        <w:docPartUnique/>
      </w:docPartObj>
    </w:sdtPr>
    <w:sdtEndPr/>
    <w:sdtContent>
      <w:p w14:paraId="640AE00D" w14:textId="438FCF69" w:rsidR="00E807D5" w:rsidRDefault="00E807D5">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9B01AB">
          <w:rPr>
            <w:b/>
            <w:bCs w:val="0"/>
            <w:noProof/>
            <w:sz w:val="24"/>
            <w:szCs w:val="24"/>
          </w:rPr>
          <w:t>13</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9B01AB">
          <w:rPr>
            <w:b/>
            <w:bCs w:val="0"/>
            <w:noProof/>
            <w:sz w:val="24"/>
            <w:szCs w:val="24"/>
          </w:rPr>
          <w:t>15</w:t>
        </w:r>
        <w:r>
          <w:rPr>
            <w:b/>
            <w:bCs w:val="0"/>
            <w:sz w:val="24"/>
            <w:szCs w:val="24"/>
          </w:rPr>
          <w:fldChar w:fldCharType="end"/>
        </w:r>
        <w:r>
          <w:t xml:space="preserve"> </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301643"/>
      <w:docPartObj>
        <w:docPartGallery w:val="Page Numbers (Top of Page)"/>
        <w:docPartUnique/>
      </w:docPartObj>
    </w:sdtPr>
    <w:sdtEndPr/>
    <w:sdtContent>
      <w:p w14:paraId="4F635BDE" w14:textId="77777777" w:rsidR="00E807D5" w:rsidRDefault="00E807D5">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Pr>
            <w:b/>
            <w:bCs w:val="0"/>
            <w:sz w:val="24"/>
            <w:szCs w:val="24"/>
          </w:rPr>
          <w:t>10</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Pr>
            <w:b/>
            <w:bCs w:val="0"/>
            <w:sz w:val="24"/>
            <w:szCs w:val="24"/>
          </w:rPr>
          <w:t>10</w:t>
        </w:r>
        <w:r>
          <w:rPr>
            <w:b/>
            <w:bCs w:val="0"/>
            <w:sz w:val="24"/>
            <w:szCs w:val="24"/>
          </w:rPr>
          <w:fldChar w:fldCharType="end"/>
        </w:r>
        <w:r>
          <w:t xml:space="preserve"> </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E929A" w14:textId="77777777" w:rsidR="00E807D5" w:rsidRDefault="00E807D5">
    <w:pPr>
      <w:pStyle w:val="Contentheader"/>
    </w:pPr>
    <w:r>
      <w:rPr>
        <w:noProof/>
      </w:rPr>
      <mc:AlternateContent>
        <mc:Choice Requires="wps">
          <w:drawing>
            <wp:anchor distT="0" distB="0" distL="114300" distR="114300" simplePos="0" relativeHeight="14" behindDoc="1" locked="0" layoutInCell="1" allowOverlap="1" wp14:anchorId="08099AAC" wp14:editId="737F5FE5">
              <wp:simplePos x="0" y="0"/>
              <wp:positionH relativeFrom="page">
                <wp:posOffset>540385</wp:posOffset>
              </wp:positionH>
              <wp:positionV relativeFrom="page">
                <wp:posOffset>10078720</wp:posOffset>
              </wp:positionV>
              <wp:extent cx="6581775" cy="344170"/>
              <wp:effectExtent l="0" t="0" r="0" b="12700"/>
              <wp:wrapThrough wrapText="bothSides">
                <wp:wrapPolygon edited="0">
                  <wp:start x="83" y="0"/>
                  <wp:lineTo x="83" y="20800"/>
                  <wp:lineTo x="21427" y="20800"/>
                  <wp:lineTo x="21427" y="0"/>
                  <wp:lineTo x="83" y="0"/>
                </wp:wrapPolygon>
              </wp:wrapThrough>
              <wp:docPr id="25" name="Text Box 49"/>
              <wp:cNvGraphicFramePr/>
              <a:graphic xmlns:a="http://schemas.openxmlformats.org/drawingml/2006/main">
                <a:graphicData uri="http://schemas.microsoft.com/office/word/2010/wordprocessingShape">
                  <wps:wsp>
                    <wps:cNvSpPr/>
                    <wps:spPr>
                      <a:xfrm>
                        <a:off x="0" y="0"/>
                        <a:ext cx="658116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5D8830BB" w14:textId="77777777" w:rsidR="00E807D5" w:rsidRDefault="00E807D5">
                          <w:pPr>
                            <w:pStyle w:val="Cover1"/>
                          </w:pPr>
                          <w:r>
                            <w:t>climate.copernicus.eu                    copernicus.eu                        ecmwf.int</w:t>
                          </w:r>
                        </w:p>
                      </w:txbxContent>
                    </wps:txbx>
                    <wps:bodyPr>
                      <a:prstTxWarp prst="textNoShape">
                        <a:avLst/>
                      </a:prstTxWarp>
                      <a:noAutofit/>
                    </wps:bodyPr>
                  </wps:wsp>
                </a:graphicData>
              </a:graphic>
            </wp:anchor>
          </w:drawing>
        </mc:Choice>
        <mc:Fallback>
          <w:pict>
            <v:rect w14:anchorId="08099AAC" id="Text Box 49" o:spid="_x0000_s1030" style="position:absolute;left:0;text-align:left;margin-left:42.55pt;margin-top:793.6pt;width:518.25pt;height:27.1pt;z-index:-50331646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" filled="f" stroked="f">
              <v:textbox>
                <w:txbxContent>
                  <w:p w14:paraId="5D8830BB" w14:textId="77777777" w:rsidR="00E807D5" w:rsidRDefault="00E807D5">
                    <w:pPr>
                      <w:pStyle w:val="Cover1"/>
                    </w:pPr>
                    <w:r>
                      <w:t>climate.copernicus.eu                    copernicus.eu                        ecmwf.int</w:t>
                    </w:r>
                  </w:p>
                </w:txbxContent>
              </v:textbox>
              <w10:wrap type="through"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CE041" w14:textId="77777777" w:rsidR="00E15716" w:rsidRDefault="00E15716">
      <w:r>
        <w:separator/>
      </w:r>
    </w:p>
  </w:footnote>
  <w:footnote w:type="continuationSeparator" w:id="0">
    <w:p w14:paraId="0F44BAEA" w14:textId="77777777" w:rsidR="00E15716" w:rsidRDefault="00E157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F444B" w14:textId="77777777" w:rsidR="00E807D5" w:rsidRDefault="00E807D5">
    <w:pPr>
      <w:pStyle w:val="Header2"/>
    </w:pPr>
    <w:r>
      <w:rPr>
        <w:noProof/>
      </w:rPr>
      <mc:AlternateContent>
        <mc:Choice Requires="wps">
          <w:drawing>
            <wp:anchor distT="0" distB="0" distL="114300" distR="114300" simplePos="0" relativeHeight="4" behindDoc="1" locked="0" layoutInCell="1" allowOverlap="1" wp14:anchorId="509E971D" wp14:editId="6F1814DD">
              <wp:simplePos x="0" y="0"/>
              <wp:positionH relativeFrom="page">
                <wp:align>left</wp:align>
              </wp:positionH>
              <wp:positionV relativeFrom="paragraph">
                <wp:posOffset>1496060</wp:posOffset>
              </wp:positionV>
              <wp:extent cx="7659370" cy="709295"/>
              <wp:effectExtent l="0" t="0" r="0" b="0"/>
              <wp:wrapNone/>
              <wp:docPr id="1" name="Rectangle 4"/>
              <wp:cNvGraphicFramePr/>
              <a:graphic xmlns:a="http://schemas.openxmlformats.org/drawingml/2006/main">
                <a:graphicData uri="http://schemas.microsoft.com/office/word/2010/wordprocessingShape">
                  <wps:wsp>
                    <wps:cNvSpPr/>
                    <wps:spPr>
                      <a:xfrm>
                        <a:off x="0" y="0"/>
                        <a:ext cx="7658640" cy="70884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rect id="shape_0" ID="Rectangle 4" fillcolor="#7a0b2c" stroked="f" style="position:absolute;margin-left:9pt;margin-top:117.8pt;width:603pt;height:55.75pt;mso-position-horizontal:left;mso-position-horizontal-relative:page" wp14:anchorId="072F0924">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5" behindDoc="1" locked="0" layoutInCell="1" allowOverlap="1" wp14:anchorId="09E5609E" wp14:editId="3FB84A77">
              <wp:simplePos x="0" y="0"/>
              <wp:positionH relativeFrom="column">
                <wp:posOffset>-342900</wp:posOffset>
              </wp:positionH>
              <wp:positionV relativeFrom="paragraph">
                <wp:posOffset>1749425</wp:posOffset>
              </wp:positionV>
              <wp:extent cx="4116070" cy="344170"/>
              <wp:effectExtent l="0" t="0" r="0" b="12700"/>
              <wp:wrapNone/>
              <wp:docPr id="2" name="Text Box 5"/>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0E32C1D" w14:textId="77777777" w:rsidR="00E807D5" w:rsidRDefault="00E807D5">
                          <w:pPr>
                            <w:pStyle w:val="Cover1"/>
                          </w:pPr>
                          <w:r>
                            <w:t>Copernicus Climate Change Service</w:t>
                          </w:r>
                        </w:p>
                        <w:p w14:paraId="462021A3" w14:textId="77777777" w:rsidR="00E807D5" w:rsidRDefault="00E807D5">
                          <w:pPr>
                            <w:pStyle w:val="FrameContents"/>
                          </w:pPr>
                        </w:p>
                      </w:txbxContent>
                    </wps:txbx>
                    <wps:bodyPr>
                      <a:prstTxWarp prst="textNoShape">
                        <a:avLst/>
                      </a:prstTxWarp>
                      <a:noAutofit/>
                    </wps:bodyPr>
                  </wps:wsp>
                </a:graphicData>
              </a:graphic>
            </wp:anchor>
          </w:drawing>
        </mc:Choice>
        <mc:Fallback>
          <w:pict>
            <v:rect w14:anchorId="09E5609E" id="Text Box 5" o:spid="_x0000_s1027" style="position:absolute;left:0;text-align:left;margin-left:-27pt;margin-top:137.75pt;width:324.1pt;height:27.1pt;z-index:-5033164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" filled="f" stroked="f">
              <v:textbox>
                <w:txbxContent>
                  <w:p w14:paraId="20E32C1D" w14:textId="77777777" w:rsidR="00E807D5" w:rsidRDefault="00E807D5">
                    <w:pPr>
                      <w:pStyle w:val="Cover1"/>
                    </w:pPr>
                    <w:r>
                      <w:t>Copernicus Climate Change Service</w:t>
                    </w:r>
                  </w:p>
                  <w:p w14:paraId="462021A3" w14:textId="77777777" w:rsidR="00E807D5" w:rsidRDefault="00E807D5">
                    <w:pPr>
                      <w:pStyle w:val="FrameContents"/>
                    </w:pPr>
                  </w:p>
                </w:txbxContent>
              </v:textbox>
            </v:rect>
          </w:pict>
        </mc:Fallback>
      </mc:AlternateContent>
    </w:r>
    <w:r>
      <w:rPr>
        <w:noProof/>
      </w:rPr>
      <w:drawing>
        <wp:anchor distT="0" distB="0" distL="114300" distR="124460" simplePos="0" relativeHeight="2" behindDoc="0" locked="0" layoutInCell="1" allowOverlap="1" wp14:anchorId="1C0D927F" wp14:editId="4FB9CEC1">
          <wp:simplePos x="0" y="0"/>
          <wp:positionH relativeFrom="column">
            <wp:posOffset>-720090</wp:posOffset>
          </wp:positionH>
          <wp:positionV relativeFrom="paragraph">
            <wp:posOffset>-536575</wp:posOffset>
          </wp:positionV>
          <wp:extent cx="7559040" cy="2006600"/>
          <wp:effectExtent l="0" t="0" r="0" b="0"/>
          <wp:wrapTight wrapText="bothSides">
            <wp:wrapPolygon edited="0">
              <wp:start x="-27" y="0"/>
              <wp:lineTo x="-27" y="21297"/>
              <wp:lineTo x="21550" y="21297"/>
              <wp:lineTo x="21550" y="0"/>
              <wp:lineTo x="-27" y="0"/>
            </wp:wrapPolygon>
          </wp:wrapTight>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
                  <a:stretch>
                    <a:fillRect/>
                  </a:stretch>
                </pic:blipFill>
                <pic:spPr bwMode="auto">
                  <a:xfrm>
                    <a:off x="0" y="0"/>
                    <a:ext cx="7559040" cy="2006600"/>
                  </a:xfrm>
                  <a:prstGeom prst="rect">
                    <a:avLst/>
                  </a:prstGeom>
                </pic:spPr>
              </pic:pic>
            </a:graphicData>
          </a:graphic>
        </wp:anchor>
      </w:drawing>
    </w:r>
    <w:r>
      <w:rPr>
        <w:noProof/>
      </w:rPr>
      <w:drawing>
        <wp:anchor distT="0" distB="0" distL="114300" distR="114300" simplePos="0" relativeHeight="3" behindDoc="0" locked="0" layoutInCell="1" allowOverlap="1" wp14:anchorId="263D99EE" wp14:editId="244714CE">
          <wp:simplePos x="0" y="0"/>
          <wp:positionH relativeFrom="column">
            <wp:posOffset>1943100</wp:posOffset>
          </wp:positionH>
          <wp:positionV relativeFrom="paragraph">
            <wp:posOffset>263525</wp:posOffset>
          </wp:positionV>
          <wp:extent cx="2260600" cy="1016000"/>
          <wp:effectExtent l="0" t="0" r="0" b="0"/>
          <wp:wrapTight wrapText="bothSides">
            <wp:wrapPolygon edited="0">
              <wp:start x="3082" y="1604"/>
              <wp:lineTo x="1867" y="3764"/>
              <wp:lineTo x="645" y="8594"/>
              <wp:lineTo x="645" y="15599"/>
              <wp:lineTo x="4301" y="17744"/>
              <wp:lineTo x="10633" y="18824"/>
              <wp:lineTo x="14528" y="18824"/>
              <wp:lineTo x="19886" y="17744"/>
              <wp:lineTo x="20373" y="13979"/>
              <wp:lineTo x="19399" y="11294"/>
              <wp:lineTo x="20615" y="10214"/>
              <wp:lineTo x="19154" y="9134"/>
              <wp:lineTo x="5520" y="1604"/>
              <wp:lineTo x="3082" y="1604"/>
            </wp:wrapPolygon>
          </wp:wrapT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2"/>
                  <a:stretch>
                    <a:fillRect/>
                  </a:stretch>
                </pic:blipFill>
                <pic:spPr bwMode="auto">
                  <a:xfrm>
                    <a:off x="0" y="0"/>
                    <a:ext cx="2260600" cy="1016000"/>
                  </a:xfrm>
                  <a:prstGeom prst="rect">
                    <a:avLst/>
                  </a:prstGeom>
                </pic:spPr>
              </pic:pic>
            </a:graphicData>
          </a:graphic>
        </wp:anchor>
      </w:drawing>
    </w:r>
    <w:r>
      <w:rPr>
        <w:noProof/>
      </w:rPr>
      <w:drawing>
        <wp:anchor distT="0" distB="0" distL="114300" distR="114300" simplePos="0" relativeHeight="16" behindDoc="0" locked="0" layoutInCell="1" allowOverlap="1" wp14:anchorId="55F5F867" wp14:editId="584771E4">
          <wp:simplePos x="0" y="0"/>
          <wp:positionH relativeFrom="column">
            <wp:posOffset>6054090</wp:posOffset>
          </wp:positionH>
          <wp:positionV relativeFrom="paragraph">
            <wp:posOffset>1651000</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
                  <a:stretch>
                    <a:fillRect/>
                  </a:stretch>
                </pic:blipFill>
                <pic:spPr bwMode="auto">
                  <a:xfrm>
                    <a:off x="0" y="0"/>
                    <a:ext cx="425450" cy="444500"/>
                  </a:xfrm>
                  <a:prstGeom prst="rect">
                    <a:avLst/>
                  </a:prstGeom>
                </pic:spPr>
              </pic:pic>
            </a:graphicData>
          </a:graphic>
        </wp:anchor>
      </w:drawing>
    </w:r>
    <w:r>
      <w:t>ECMWF COPERNICUS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34EB4" w14:textId="77777777" w:rsidR="00E807D5" w:rsidRDefault="00E807D5">
    <w:pPr>
      <w:pStyle w:val="Header"/>
    </w:pPr>
    <w:r>
      <w:rPr>
        <w:noProof/>
      </w:rPr>
      <w:drawing>
        <wp:anchor distT="0" distB="0" distL="114300" distR="114300" simplePos="0" relativeHeight="17" behindDoc="0" locked="0" layoutInCell="1" allowOverlap="1" wp14:anchorId="1B4A2AD1" wp14:editId="0759472E">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732F09AF" w14:textId="77777777" w:rsidR="00E807D5" w:rsidRDefault="00E807D5">
    <w:pPr>
      <w:pStyle w:val="Header"/>
    </w:pPr>
  </w:p>
  <w:p w14:paraId="6E93648D" w14:textId="77777777" w:rsidR="00E807D5" w:rsidRDefault="00E807D5">
    <w:pPr>
      <w:pStyle w:val="Header"/>
    </w:pPr>
    <w:r>
      <w:t>Copernicus Climate Change Service</w:t>
    </w:r>
  </w:p>
  <w:p w14:paraId="2785574E" w14:textId="77777777" w:rsidR="00E807D5" w:rsidRDefault="00E807D5">
    <w:pPr>
      <w:pStyle w:val="Header2"/>
    </w:pPr>
    <w:r>
      <w:rPr>
        <w:noProof/>
      </w:rPr>
      <mc:AlternateContent>
        <mc:Choice Requires="wps">
          <w:drawing>
            <wp:anchor distT="0" distB="0" distL="114300" distR="114300" simplePos="0" relativeHeight="13" behindDoc="1" locked="0" layoutInCell="1" allowOverlap="1" wp14:anchorId="070C6C7B" wp14:editId="02AA6A14">
              <wp:simplePos x="0" y="0"/>
              <wp:positionH relativeFrom="margin">
                <wp:posOffset>-683895</wp:posOffset>
              </wp:positionH>
              <wp:positionV relativeFrom="paragraph">
                <wp:posOffset>300355</wp:posOffset>
              </wp:positionV>
              <wp:extent cx="7545070" cy="1905"/>
              <wp:effectExtent l="0" t="0" r="19050" b="19050"/>
              <wp:wrapNone/>
              <wp:docPr id="14"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14:paraId="41731C55" w14:textId="77777777" w:rsidR="00E807D5" w:rsidRDefault="00E807D5">
    <w:pPr>
      <w:pStyle w:val="Header"/>
    </w:pPr>
  </w:p>
  <w:p w14:paraId="7812D047" w14:textId="77777777" w:rsidR="00E807D5" w:rsidRDefault="00E807D5">
    <w:pPr>
      <w:pStyle w:val="Header"/>
    </w:pPr>
  </w:p>
  <w:p w14:paraId="04CD271D" w14:textId="77777777" w:rsidR="00E807D5" w:rsidRDefault="00E807D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2F79F" w14:textId="77777777" w:rsidR="00E807D5" w:rsidRDefault="00E807D5">
    <w:pPr>
      <w:pStyle w:val="Header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17825" w14:textId="77777777" w:rsidR="00E807D5" w:rsidRDefault="00E807D5">
    <w:pPr>
      <w:pStyle w:val="Header"/>
    </w:pPr>
    <w:r>
      <w:rPr>
        <w:noProof/>
      </w:rPr>
      <w:drawing>
        <wp:anchor distT="0" distB="0" distL="114300" distR="114300" simplePos="0" relativeHeight="24" behindDoc="0" locked="0" layoutInCell="1" allowOverlap="1" wp14:anchorId="5EB42801" wp14:editId="406F84AF">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198B0B12" w14:textId="77777777" w:rsidR="00E807D5" w:rsidRDefault="00E807D5">
    <w:pPr>
      <w:pStyle w:val="Header"/>
    </w:pPr>
  </w:p>
  <w:p w14:paraId="06346D09" w14:textId="77777777" w:rsidR="00E807D5" w:rsidRDefault="00E807D5">
    <w:pPr>
      <w:pStyle w:val="Header"/>
    </w:pPr>
    <w:r>
      <w:t>Copernicus Climate Change Service</w:t>
    </w:r>
  </w:p>
  <w:p w14:paraId="2447AE4A" w14:textId="77777777" w:rsidR="00E807D5" w:rsidRDefault="00E807D5">
    <w:pPr>
      <w:pStyle w:val="Header2"/>
    </w:pPr>
    <w:r>
      <w:rPr>
        <w:noProof/>
      </w:rPr>
      <mc:AlternateContent>
        <mc:Choice Requires="wps">
          <w:drawing>
            <wp:anchor distT="0" distB="0" distL="114300" distR="114300" simplePos="0" relativeHeight="29" behindDoc="1" locked="0" layoutInCell="1" allowOverlap="1" wp14:anchorId="114201A6" wp14:editId="2C45E924">
              <wp:simplePos x="0" y="0"/>
              <wp:positionH relativeFrom="margin">
                <wp:posOffset>-683895</wp:posOffset>
              </wp:positionH>
              <wp:positionV relativeFrom="paragraph">
                <wp:posOffset>300355</wp:posOffset>
              </wp:positionV>
              <wp:extent cx="7545070" cy="1905"/>
              <wp:effectExtent l="0" t="0" r="19050" b="19050"/>
              <wp:wrapNone/>
              <wp:docPr id="16"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14:paraId="6CF61350" w14:textId="77777777" w:rsidR="00E807D5" w:rsidRDefault="00E807D5">
    <w:pPr>
      <w:pStyle w:val="Header"/>
    </w:pPr>
  </w:p>
  <w:p w14:paraId="374FDA60" w14:textId="77777777" w:rsidR="00E807D5" w:rsidRDefault="00E807D5">
    <w:pPr>
      <w:pStyle w:val="Header"/>
    </w:pPr>
  </w:p>
  <w:p w14:paraId="0D796786" w14:textId="77777777" w:rsidR="00E807D5" w:rsidRDefault="00E807D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28FAD" w14:textId="77777777" w:rsidR="00E807D5" w:rsidRDefault="00E807D5">
    <w:pPr>
      <w:pStyle w:val="Header"/>
    </w:pPr>
    <w:r>
      <w:rPr>
        <w:noProof/>
      </w:rPr>
      <w:drawing>
        <wp:anchor distT="0" distB="0" distL="114300" distR="114300" simplePos="0" relativeHeight="22" behindDoc="0" locked="0" layoutInCell="1" allowOverlap="1" wp14:anchorId="110DC786" wp14:editId="58AC110E">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151EC168" w14:textId="77777777" w:rsidR="00E807D5" w:rsidRDefault="00E807D5">
    <w:pPr>
      <w:pStyle w:val="Header"/>
    </w:pPr>
  </w:p>
  <w:p w14:paraId="57EE794A" w14:textId="77777777" w:rsidR="00E807D5" w:rsidRDefault="00E807D5">
    <w:pPr>
      <w:pStyle w:val="Header"/>
    </w:pPr>
    <w:r>
      <w:t>Copernicus Climate Change Service</w:t>
    </w:r>
  </w:p>
  <w:p w14:paraId="72AFE2CC" w14:textId="77777777" w:rsidR="00E807D5" w:rsidRDefault="00E807D5">
    <w:pPr>
      <w:pStyle w:val="Header2"/>
    </w:pPr>
    <w:r>
      <w:rPr>
        <w:noProof/>
      </w:rPr>
      <mc:AlternateContent>
        <mc:Choice Requires="wps">
          <w:drawing>
            <wp:anchor distT="0" distB="0" distL="114300" distR="114300" simplePos="0" relativeHeight="30" behindDoc="1" locked="0" layoutInCell="1" allowOverlap="1" wp14:anchorId="5C173AD3" wp14:editId="02388A58">
              <wp:simplePos x="0" y="0"/>
              <wp:positionH relativeFrom="margin">
                <wp:posOffset>-683895</wp:posOffset>
              </wp:positionH>
              <wp:positionV relativeFrom="paragraph">
                <wp:posOffset>300355</wp:posOffset>
              </wp:positionV>
              <wp:extent cx="7545070" cy="1905"/>
              <wp:effectExtent l="0" t="0" r="19050" b="19050"/>
              <wp:wrapNone/>
              <wp:docPr id="18"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14:paraId="609CA0EC" w14:textId="77777777" w:rsidR="00E807D5" w:rsidRDefault="00E807D5">
    <w:pPr>
      <w:pStyle w:val="Header"/>
    </w:pPr>
  </w:p>
  <w:p w14:paraId="73D65E77" w14:textId="77777777" w:rsidR="00E807D5" w:rsidRDefault="00E807D5">
    <w:pPr>
      <w:pStyle w:val="Header"/>
    </w:pPr>
  </w:p>
  <w:p w14:paraId="01F2E82E" w14:textId="77777777" w:rsidR="00E807D5" w:rsidRDefault="00E807D5">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2030" w14:textId="77777777" w:rsidR="00E807D5" w:rsidRDefault="00E807D5">
    <w:pPr>
      <w:pStyle w:val="Header2"/>
    </w:pPr>
    <w:r>
      <w:rPr>
        <w:noProof/>
      </w:rPr>
      <mc:AlternateContent>
        <mc:Choice Requires="wps">
          <w:drawing>
            <wp:anchor distT="0" distB="0" distL="114300" distR="113030" simplePos="0" relativeHeight="11" behindDoc="1" locked="0" layoutInCell="1" allowOverlap="1" wp14:anchorId="4E2015B4" wp14:editId="3FED7C06">
              <wp:simplePos x="0" y="0"/>
              <wp:positionH relativeFrom="page">
                <wp:posOffset>0</wp:posOffset>
              </wp:positionH>
              <wp:positionV relativeFrom="page">
                <wp:posOffset>0</wp:posOffset>
              </wp:positionV>
              <wp:extent cx="7669530" cy="10693400"/>
              <wp:effectExtent l="0" t="0" r="9525" b="0"/>
              <wp:wrapThrough wrapText="bothSides">
                <wp:wrapPolygon edited="0">
                  <wp:start x="0" y="0"/>
                  <wp:lineTo x="0" y="21553"/>
                  <wp:lineTo x="21573" y="21553"/>
                  <wp:lineTo x="21573" y="0"/>
                  <wp:lineTo x="0" y="0"/>
                </wp:wrapPolygon>
              </wp:wrapThrough>
              <wp:docPr id="19" name="Rectangle 27"/>
              <wp:cNvGraphicFramePr/>
              <a:graphic xmlns:a="http://schemas.openxmlformats.org/drawingml/2006/main">
                <a:graphicData uri="http://schemas.microsoft.com/office/word/2010/wordprocessingShape">
                  <wps:wsp>
                    <wps:cNvSpPr/>
                    <wps:spPr>
                      <a:xfrm>
                        <a:off x="0" y="0"/>
                        <a:ext cx="7668720" cy="1069272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rect id="shape_0" ID="Rectangle 27" fillcolor="#7a0b2c" stroked="f" style="position:absolute;margin-left:0pt;margin-top:0pt;width:603.8pt;height:841.9pt;mso-position-horizontal-relative:page;mso-position-vertical-relative:page" wp14:anchorId="5F9089C2">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12" behindDoc="1" locked="0" layoutInCell="1" allowOverlap="1" wp14:anchorId="14BBD6A9" wp14:editId="0526DB21">
              <wp:simplePos x="0" y="0"/>
              <wp:positionH relativeFrom="page">
                <wp:posOffset>540385</wp:posOffset>
              </wp:positionH>
              <wp:positionV relativeFrom="page">
                <wp:posOffset>706120</wp:posOffset>
              </wp:positionV>
              <wp:extent cx="4116070" cy="344170"/>
              <wp:effectExtent l="0" t="0" r="0" b="12700"/>
              <wp:wrapThrough wrapText="bothSides">
                <wp:wrapPolygon edited="0">
                  <wp:start x="133" y="0"/>
                  <wp:lineTo x="133" y="20800"/>
                  <wp:lineTo x="21333" y="20800"/>
                  <wp:lineTo x="21333" y="0"/>
                  <wp:lineTo x="133" y="0"/>
                </wp:wrapPolygon>
              </wp:wrapThrough>
              <wp:docPr id="20" name="Text Box 28"/>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663384D6" w14:textId="77777777" w:rsidR="00E807D5" w:rsidRDefault="00E807D5">
                          <w:pPr>
                            <w:pStyle w:val="Cover1"/>
                          </w:pPr>
                          <w:r>
                            <w:t>Copernicus Climate Change Service</w:t>
                          </w:r>
                        </w:p>
                        <w:p w14:paraId="617BE101" w14:textId="77777777" w:rsidR="00E807D5" w:rsidRDefault="00E807D5">
                          <w:pPr>
                            <w:pStyle w:val="FrameContents"/>
                          </w:pPr>
                        </w:p>
                      </w:txbxContent>
                    </wps:txbx>
                    <wps:bodyPr>
                      <a:prstTxWarp prst="textNoShape">
                        <a:avLst/>
                      </a:prstTxWarp>
                      <a:noAutofit/>
                    </wps:bodyPr>
                  </wps:wsp>
                </a:graphicData>
              </a:graphic>
            </wp:anchor>
          </w:drawing>
        </mc:Choice>
        <mc:Fallback>
          <w:pict>
            <v:rect w14:anchorId="14BBD6A9" id="Text Box 28" o:spid="_x0000_s1028" style="position:absolute;left:0;text-align:left;margin-left:42.55pt;margin-top:55.6pt;width:324.1pt;height:27.1pt;z-index:-5033164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" filled="f" stroked="f">
              <v:textbox>
                <w:txbxContent>
                  <w:p w14:paraId="663384D6" w14:textId="77777777" w:rsidR="00E807D5" w:rsidRDefault="00E807D5">
                    <w:pPr>
                      <w:pStyle w:val="Cover1"/>
                    </w:pPr>
                    <w:r>
                      <w:t>Copernicus Climate Change Service</w:t>
                    </w:r>
                  </w:p>
                  <w:p w14:paraId="617BE101" w14:textId="77777777" w:rsidR="00E807D5" w:rsidRDefault="00E807D5">
                    <w:pPr>
                      <w:pStyle w:val="FrameContents"/>
                    </w:pPr>
                  </w:p>
                </w:txbxContent>
              </v:textbox>
              <w10:wrap type="through" anchorx="page" anchory="page"/>
            </v:rect>
          </w:pict>
        </mc:Fallback>
      </mc:AlternateContent>
    </w:r>
    <w:r>
      <w:rPr>
        <w:noProof/>
      </w:rPr>
      <mc:AlternateContent>
        <mc:Choice Requires="wps">
          <w:drawing>
            <wp:anchor distT="0" distB="0" distL="114300" distR="114300" simplePos="0" relativeHeight="15" behindDoc="1" locked="0" layoutInCell="1" allowOverlap="1" wp14:anchorId="3EB12A46" wp14:editId="2DAF9C7E">
              <wp:simplePos x="0" y="0"/>
              <wp:positionH relativeFrom="page">
                <wp:posOffset>540385</wp:posOffset>
              </wp:positionH>
              <wp:positionV relativeFrom="page">
                <wp:posOffset>9164320</wp:posOffset>
              </wp:positionV>
              <wp:extent cx="4116070" cy="915670"/>
              <wp:effectExtent l="0" t="0" r="0" b="0"/>
              <wp:wrapNone/>
              <wp:docPr id="22" name="Text Box 47"/>
              <wp:cNvGraphicFramePr/>
              <a:graphic xmlns:a="http://schemas.openxmlformats.org/drawingml/2006/main">
                <a:graphicData uri="http://schemas.microsoft.com/office/word/2010/wordprocessingShape">
                  <wps:wsp>
                    <wps:cNvSpPr/>
                    <wps:spPr>
                      <a:xfrm>
                        <a:off x="0" y="0"/>
                        <a:ext cx="4115520" cy="91512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3C8CF5C9" w14:textId="77777777" w:rsidR="00E807D5" w:rsidRDefault="00E807D5">
                          <w:pPr>
                            <w:pStyle w:val="Cover1"/>
                          </w:pPr>
                          <w:r>
                            <w:t>ECMWF - Shinfield Park, Reading RG2 9AX, UK</w:t>
                          </w:r>
                        </w:p>
                        <w:p w14:paraId="06BDF55E" w14:textId="77777777" w:rsidR="00E807D5" w:rsidRDefault="00E807D5">
                          <w:pPr>
                            <w:pStyle w:val="Cover1"/>
                          </w:pPr>
                        </w:p>
                        <w:p w14:paraId="407AC65B" w14:textId="77777777" w:rsidR="00E807D5" w:rsidRDefault="00E807D5">
                          <w:pPr>
                            <w:pStyle w:val="Cover1"/>
                          </w:pPr>
                          <w:r>
                            <w:t>Contact: info@copernicus-climate.eu</w:t>
                          </w:r>
                        </w:p>
                      </w:txbxContent>
                    </wps:txbx>
                    <wps:bodyPr>
                      <a:prstTxWarp prst="textNoShape">
                        <a:avLst/>
                      </a:prstTxWarp>
                      <a:noAutofit/>
                    </wps:bodyPr>
                  </wps:wsp>
                </a:graphicData>
              </a:graphic>
            </wp:anchor>
          </w:drawing>
        </mc:Choice>
        <mc:Fallback>
          <w:pict>
            <v:rect w14:anchorId="3EB12A46" id="Text Box 47" o:spid="_x0000_s1029" style="position:absolute;left:0;text-align:left;margin-left:42.55pt;margin-top:721.6pt;width:324.1pt;height:72.1pt;z-index:-50331646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" filled="f" stroked="f">
              <v:textbox>
                <w:txbxContent>
                  <w:p w14:paraId="3C8CF5C9" w14:textId="77777777" w:rsidR="00E807D5" w:rsidRDefault="00E807D5">
                    <w:pPr>
                      <w:pStyle w:val="Cover1"/>
                    </w:pPr>
                    <w:r>
                      <w:t>ECMWF - Shinfield Park, Reading RG2 9AX, UK</w:t>
                    </w:r>
                  </w:p>
                  <w:p w14:paraId="06BDF55E" w14:textId="77777777" w:rsidR="00E807D5" w:rsidRDefault="00E807D5">
                    <w:pPr>
                      <w:pStyle w:val="Cover1"/>
                    </w:pPr>
                  </w:p>
                  <w:p w14:paraId="407AC65B" w14:textId="77777777" w:rsidR="00E807D5" w:rsidRDefault="00E807D5">
                    <w:pPr>
                      <w:pStyle w:val="Cover1"/>
                    </w:pPr>
                    <w:r>
                      <w:t>Contact: info@copernicus-climate.eu</w:t>
                    </w:r>
                  </w:p>
                </w:txbxContent>
              </v:textbox>
              <w10:wrap anchorx="page" anchory="page"/>
            </v:rect>
          </w:pict>
        </mc:Fallback>
      </mc:AlternateContent>
    </w:r>
    <w:r>
      <w:rPr>
        <w:noProof/>
      </w:rPr>
      <w:drawing>
        <wp:anchor distT="0" distB="0" distL="114300" distR="114300" simplePos="0" relativeHeight="18" behindDoc="0" locked="0" layoutInCell="1" allowOverlap="1" wp14:anchorId="4513582D" wp14:editId="122A9E5A">
          <wp:simplePos x="0" y="0"/>
          <wp:positionH relativeFrom="column">
            <wp:posOffset>5836920</wp:posOffset>
          </wp:positionH>
          <wp:positionV relativeFrom="paragraph">
            <wp:posOffset>159385</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1"/>
                  <a:stretch>
                    <a:fillRect/>
                  </a:stretch>
                </pic:blipFill>
                <pic:spPr bwMode="auto">
                  <a:xfrm>
                    <a:off x="0" y="0"/>
                    <a:ext cx="425450" cy="444500"/>
                  </a:xfrm>
                  <a:prstGeom prst="rect">
                    <a:avLst/>
                  </a:prstGeom>
                </pic:spPr>
              </pic:pic>
            </a:graphicData>
          </a:graphic>
        </wp:anchor>
      </w:drawing>
    </w:r>
    <w:r>
      <w:rPr>
        <w:lang w:val="en-GB" w:eastAsia="en-G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46F7"/>
    <w:multiLevelType w:val="hybridMultilevel"/>
    <w:tmpl w:val="56DA47E0"/>
    <w:lvl w:ilvl="0" w:tplc="1696C5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71823"/>
    <w:multiLevelType w:val="multilevel"/>
    <w:tmpl w:val="4F526934"/>
    <w:lvl w:ilvl="0">
      <w:start w:val="1"/>
      <w:numFmt w:val="decimal"/>
      <w:lvlText w:val="%1."/>
      <w:lvlJc w:val="left"/>
      <w:pPr>
        <w:ind w:left="360" w:hanging="360"/>
      </w:pPr>
      <w:rPr>
        <w:b/>
        <w:bCs/>
        <w:i w:val="0"/>
        <w:iCs w:val="0"/>
        <w:color w:val="7A0B2C"/>
        <w:sz w:val="32"/>
        <w:szCs w:val="32"/>
        <w:u w:val="none"/>
      </w:rPr>
    </w:lvl>
    <w:lvl w:ilvl="1">
      <w:start w:val="1"/>
      <w:numFmt w:val="decimal"/>
      <w:suff w:val="space"/>
      <w:lvlText w:val="%1.%2"/>
      <w:lvlJc w:val="left"/>
      <w:pPr>
        <w:ind w:left="576" w:hanging="576"/>
      </w:pPr>
      <w:rPr>
        <w:b/>
        <w:bCs/>
        <w:i w:val="0"/>
        <w:iCs w:val="0"/>
        <w:color w:val="000000"/>
        <w:sz w:val="26"/>
        <w:szCs w:val="26"/>
        <w:u w:val="none"/>
      </w:rPr>
    </w:lvl>
    <w:lvl w:ilvl="2">
      <w:start w:val="1"/>
      <w:numFmt w:val="decimal"/>
      <w:pStyle w:val="Heading3"/>
      <w:suff w:val="space"/>
      <w:lvlText w:val="%1.%2.%3"/>
      <w:lvlJc w:val="left"/>
      <w:pPr>
        <w:ind w:left="720" w:hanging="720"/>
      </w:pPr>
      <w:rPr>
        <w:b w:val="0"/>
        <w:bCs w:val="0"/>
        <w:i w:val="0"/>
        <w:iCs w:val="0"/>
        <w:color w:val="000000"/>
        <w:sz w:val="26"/>
        <w:szCs w:val="26"/>
        <w:u w:val="none"/>
      </w:rPr>
    </w:lvl>
    <w:lvl w:ilvl="3">
      <w:start w:val="1"/>
      <w:numFmt w:val="decimal"/>
      <w:pStyle w:val="Heading4"/>
      <w:suff w:val="space"/>
      <w:lvlText w:val="%1.%2.%3.%4"/>
      <w:lvlJc w:val="left"/>
      <w:pPr>
        <w:ind w:left="864" w:hanging="864"/>
      </w:pPr>
      <w:rPr>
        <w:b w:val="0"/>
        <w:bCs w:val="0"/>
        <w:i w:val="0"/>
        <w:iCs w:val="0"/>
        <w:color w:val="auto"/>
        <w:sz w:val="24"/>
        <w:szCs w:val="24"/>
        <w:u w:val="none"/>
      </w:rPr>
    </w:lvl>
    <w:lvl w:ilvl="4">
      <w:start w:val="1"/>
      <w:numFmt w:val="decimal"/>
      <w:pStyle w:val="Heading5"/>
      <w:suff w:val="space"/>
      <w:lvlText w:val="%1.%2.%3.%4.%5"/>
      <w:lvlJc w:val="left"/>
      <w:pPr>
        <w:ind w:left="0" w:firstLine="0"/>
      </w:pPr>
      <w:rPr>
        <w:b w:val="0"/>
        <w:bCs w:val="0"/>
        <w:i w:val="0"/>
        <w:iCs w:val="0"/>
        <w:color w:val="000000"/>
        <w:sz w:val="22"/>
        <w:szCs w:val="22"/>
        <w:u w:val="none"/>
      </w:rPr>
    </w:lvl>
    <w:lvl w:ilvl="5">
      <w:start w:val="1"/>
      <w:numFmt w:val="decimal"/>
      <w:pStyle w:val="Heading6"/>
      <w:suff w:val="space"/>
      <w:lvlText w:val="%1.%2.%3.%4.%5.%6"/>
      <w:lvlJc w:val="left"/>
      <w:pPr>
        <w:ind w:left="1152" w:hanging="1152"/>
      </w:pPr>
      <w:rPr>
        <w:b w:val="0"/>
        <w:bCs w:val="0"/>
        <w:i w:val="0"/>
        <w:iCs w:val="0"/>
        <w:color w:val="000000"/>
        <w:sz w:val="22"/>
        <w:szCs w:val="22"/>
        <w:u w:val="none"/>
      </w:rPr>
    </w:lvl>
    <w:lvl w:ilvl="6">
      <w:start w:val="1"/>
      <w:numFmt w:val="decimal"/>
      <w:pStyle w:val="Heading7"/>
      <w:suff w:val="space"/>
      <w:lvlText w:val="%1.%2.%3.%4.%5.%6.%7"/>
      <w:lvlJc w:val="left"/>
      <w:pPr>
        <w:ind w:left="0" w:firstLine="0"/>
      </w:pPr>
      <w:rPr>
        <w:b w:val="0"/>
        <w:bCs w:val="0"/>
        <w:i/>
        <w:iCs/>
        <w:sz w:val="18"/>
        <w:szCs w:val="18"/>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8905E9B"/>
    <w:multiLevelType w:val="multilevel"/>
    <w:tmpl w:val="D4F0B1D2"/>
    <w:lvl w:ilvl="0">
      <w:start w:val="1"/>
      <w:numFmt w:val="decimal"/>
      <w:pStyle w:val="Heading1"/>
      <w:lvlText w:val="%1."/>
      <w:lvlJc w:val="left"/>
      <w:pPr>
        <w:ind w:left="360" w:hanging="360"/>
      </w:pPr>
      <w:rPr>
        <w:b/>
        <w:bCs/>
        <w:i w:val="0"/>
        <w:iCs w:val="0"/>
        <w:color w:val="7A0B2C"/>
        <w:sz w:val="32"/>
        <w:szCs w:val="32"/>
        <w:u w:val="none"/>
      </w:rPr>
    </w:lvl>
    <w:lvl w:ilvl="1">
      <w:start w:val="1"/>
      <w:numFmt w:val="decimal"/>
      <w:pStyle w:val="Heading2"/>
      <w:suff w:val="space"/>
      <w:lvlText w:val="%1.%2"/>
      <w:lvlJc w:val="left"/>
      <w:pPr>
        <w:ind w:left="576" w:hanging="576"/>
      </w:pPr>
      <w:rPr>
        <w:b/>
        <w:bCs/>
        <w:i w:val="0"/>
        <w:iCs w:val="0"/>
        <w:color w:val="000000"/>
        <w:sz w:val="26"/>
        <w:szCs w:val="26"/>
        <w:u w:val="none"/>
      </w:rPr>
    </w:lvl>
    <w:lvl w:ilvl="2">
      <w:start w:val="1"/>
      <w:numFmt w:val="decimal"/>
      <w:suff w:val="space"/>
      <w:lvlText w:val="%1.%2.%3"/>
      <w:lvlJc w:val="left"/>
      <w:pPr>
        <w:ind w:left="720" w:hanging="720"/>
      </w:pPr>
      <w:rPr>
        <w:b w:val="0"/>
        <w:bCs w:val="0"/>
        <w:i w:val="0"/>
        <w:iCs w:val="0"/>
        <w:color w:val="000000"/>
        <w:sz w:val="26"/>
        <w:szCs w:val="26"/>
        <w:u w:val="none"/>
      </w:rPr>
    </w:lvl>
    <w:lvl w:ilvl="3">
      <w:start w:val="1"/>
      <w:numFmt w:val="decimal"/>
      <w:suff w:val="space"/>
      <w:lvlText w:val="%1.%2.%3.%4"/>
      <w:lvlJc w:val="left"/>
      <w:pPr>
        <w:ind w:left="864" w:hanging="864"/>
      </w:pPr>
      <w:rPr>
        <w:b w:val="0"/>
        <w:bCs w:val="0"/>
        <w:i w:val="0"/>
        <w:iCs w:val="0"/>
        <w:color w:val="auto"/>
        <w:sz w:val="24"/>
        <w:szCs w:val="24"/>
        <w:u w:val="none"/>
      </w:rPr>
    </w:lvl>
    <w:lvl w:ilvl="4">
      <w:start w:val="1"/>
      <w:numFmt w:val="decimal"/>
      <w:suff w:val="space"/>
      <w:lvlText w:val="%1.%2.%3.%4.%5"/>
      <w:lvlJc w:val="left"/>
      <w:pPr>
        <w:ind w:left="0" w:firstLine="0"/>
      </w:pPr>
      <w:rPr>
        <w:b w:val="0"/>
        <w:bCs w:val="0"/>
        <w:i w:val="0"/>
        <w:iCs w:val="0"/>
        <w:color w:val="000000"/>
        <w:sz w:val="22"/>
        <w:szCs w:val="22"/>
        <w:u w:val="none"/>
      </w:rPr>
    </w:lvl>
    <w:lvl w:ilvl="5">
      <w:start w:val="1"/>
      <w:numFmt w:val="decimal"/>
      <w:suff w:val="space"/>
      <w:lvlText w:val="%1.%2.%3.%4.%5.%6"/>
      <w:lvlJc w:val="left"/>
      <w:pPr>
        <w:ind w:left="1152" w:hanging="1152"/>
      </w:pPr>
      <w:rPr>
        <w:b w:val="0"/>
        <w:bCs w:val="0"/>
        <w:i w:val="0"/>
        <w:iCs w:val="0"/>
        <w:color w:val="000000"/>
        <w:sz w:val="22"/>
        <w:szCs w:val="22"/>
        <w:u w:val="none"/>
      </w:rPr>
    </w:lvl>
    <w:lvl w:ilvl="6">
      <w:start w:val="1"/>
      <w:numFmt w:val="decimal"/>
      <w:suff w:val="space"/>
      <w:lvlText w:val="%1.%2.%3.%4.%5.%6.%7"/>
      <w:lvlJc w:val="left"/>
      <w:pPr>
        <w:ind w:left="0" w:firstLine="0"/>
      </w:pPr>
      <w:rPr>
        <w:b w:val="0"/>
        <w:bCs w:val="0"/>
        <w:i/>
        <w:iCs/>
        <w:sz w:val="18"/>
        <w:szCs w:val="18"/>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F9830DE"/>
    <w:multiLevelType w:val="multilevel"/>
    <w:tmpl w:val="B8EE1A16"/>
    <w:lvl w:ilvl="0">
      <w:start w:val="1"/>
      <w:numFmt w:val="decimal"/>
      <w:lvlText w:val="%1."/>
      <w:lvlJc w:val="left"/>
      <w:pPr>
        <w:ind w:left="360" w:hanging="360"/>
      </w:pPr>
      <w:rPr>
        <w:rFonts w:hint="default"/>
        <w:b/>
        <w:bCs/>
        <w:i w:val="0"/>
        <w:iCs w:val="0"/>
        <w:color w:val="7A0B2C"/>
        <w:sz w:val="32"/>
        <w:szCs w:val="32"/>
        <w:u w:val="none"/>
      </w:rPr>
    </w:lvl>
    <w:lvl w:ilvl="1">
      <w:start w:val="1"/>
      <w:numFmt w:val="decimal"/>
      <w:suff w:val="space"/>
      <w:lvlText w:val="%1.%2"/>
      <w:lvlJc w:val="left"/>
      <w:pPr>
        <w:ind w:left="576" w:hanging="576"/>
      </w:pPr>
      <w:rPr>
        <w:rFonts w:asciiTheme="majorHAnsi" w:hAnsiTheme="majorHAnsi" w:hint="default"/>
        <w:b/>
        <w:bCs/>
        <w:i w:val="0"/>
        <w:iCs w:val="0"/>
        <w:color w:val="000000" w:themeColor="text1"/>
        <w:sz w:val="26"/>
        <w:szCs w:val="26"/>
        <w:u w:val="none"/>
      </w:rPr>
    </w:lvl>
    <w:lvl w:ilvl="2">
      <w:start w:val="1"/>
      <w:numFmt w:val="decimal"/>
      <w:suff w:val="space"/>
      <w:lvlText w:val="%1.%2.%3"/>
      <w:lvlJc w:val="left"/>
      <w:pPr>
        <w:ind w:left="720" w:hanging="720"/>
      </w:pPr>
      <w:rPr>
        <w:rFonts w:asciiTheme="majorHAnsi" w:hAnsiTheme="majorHAnsi" w:hint="default"/>
        <w:b w:val="0"/>
        <w:bCs w:val="0"/>
        <w:i w:val="0"/>
        <w:iCs w:val="0"/>
        <w:color w:val="000000" w:themeColor="text1"/>
        <w:sz w:val="26"/>
        <w:szCs w:val="26"/>
        <w:u w:val="none"/>
      </w:rPr>
    </w:lvl>
    <w:lvl w:ilvl="3">
      <w:start w:val="1"/>
      <w:numFmt w:val="decimal"/>
      <w:suff w:val="space"/>
      <w:lvlText w:val="%1.%2.%3.%4"/>
      <w:lvlJc w:val="left"/>
      <w:pPr>
        <w:ind w:left="864" w:hanging="864"/>
      </w:pPr>
      <w:rPr>
        <w:rFonts w:asciiTheme="majorHAnsi" w:hAnsiTheme="majorHAnsi" w:hint="default"/>
        <w:b w:val="0"/>
        <w:bCs w:val="0"/>
        <w:i w:val="0"/>
        <w:iCs w:val="0"/>
        <w:color w:val="auto"/>
        <w:sz w:val="24"/>
        <w:szCs w:val="24"/>
        <w:u w:val="none"/>
      </w:rPr>
    </w:lvl>
    <w:lvl w:ilvl="4">
      <w:start w:val="1"/>
      <w:numFmt w:val="decimal"/>
      <w:suff w:val="space"/>
      <w:lvlText w:val="%1.%2.%3.%4.%5"/>
      <w:lvlJc w:val="left"/>
      <w:pPr>
        <w:ind w:left="0" w:firstLine="0"/>
      </w:pPr>
      <w:rPr>
        <w:rFonts w:asciiTheme="majorHAnsi" w:hAnsiTheme="majorHAnsi" w:hint="default"/>
        <w:b w:val="0"/>
        <w:bCs w:val="0"/>
        <w:i w:val="0"/>
        <w:iCs w:val="0"/>
        <w:color w:val="000000" w:themeColor="text1"/>
        <w:sz w:val="22"/>
        <w:szCs w:val="22"/>
        <w:u w:val="none"/>
      </w:rPr>
    </w:lvl>
    <w:lvl w:ilvl="5">
      <w:start w:val="1"/>
      <w:numFmt w:val="decimal"/>
      <w:suff w:val="space"/>
      <w:lvlText w:val="%1.%2.%3.%4.%5.%6"/>
      <w:lvlJc w:val="left"/>
      <w:pPr>
        <w:ind w:left="1152" w:hanging="1152"/>
      </w:pPr>
      <w:rPr>
        <w:rFonts w:asciiTheme="majorHAnsi" w:hAnsiTheme="majorHAnsi" w:hint="default"/>
        <w:b w:val="0"/>
        <w:bCs w:val="0"/>
        <w:i w:val="0"/>
        <w:iCs w:val="0"/>
        <w:color w:val="000000" w:themeColor="text1"/>
        <w:sz w:val="22"/>
        <w:szCs w:val="22"/>
        <w:u w:val="none"/>
      </w:rPr>
    </w:lvl>
    <w:lvl w:ilvl="6">
      <w:start w:val="1"/>
      <w:numFmt w:val="decimal"/>
      <w:suff w:val="space"/>
      <w:lvlText w:val="%1.%2.%3.%4.%5.%6.%7"/>
      <w:lvlJc w:val="left"/>
      <w:pPr>
        <w:ind w:left="0" w:firstLine="0"/>
      </w:pPr>
      <w:rPr>
        <w:rFonts w:ascii="Calibri" w:hAnsi="Calibri" w:hint="default"/>
        <w:b w:val="0"/>
        <w:bCs w:val="0"/>
        <w:i/>
        <w:iCs/>
        <w:sz w:val="18"/>
        <w:szCs w:val="18"/>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derico">
    <w15:presenceInfo w15:providerId="None" w15:userId="Federico"/>
  </w15:person>
  <w15:person w15:author="Leo Haimberger">
    <w15:presenceInfo w15:providerId="None" w15:userId="Leo Haim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visionView w:markup="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637"/>
    <w:rsid w:val="0001283B"/>
    <w:rsid w:val="00014027"/>
    <w:rsid w:val="000339AC"/>
    <w:rsid w:val="00037CFB"/>
    <w:rsid w:val="000426BD"/>
    <w:rsid w:val="0004413F"/>
    <w:rsid w:val="00055637"/>
    <w:rsid w:val="0006241B"/>
    <w:rsid w:val="00070380"/>
    <w:rsid w:val="000708DC"/>
    <w:rsid w:val="00072047"/>
    <w:rsid w:val="00080EBF"/>
    <w:rsid w:val="00084466"/>
    <w:rsid w:val="0008471A"/>
    <w:rsid w:val="000A0EF7"/>
    <w:rsid w:val="000A71E9"/>
    <w:rsid w:val="000A728D"/>
    <w:rsid w:val="000B5B34"/>
    <w:rsid w:val="000B68B6"/>
    <w:rsid w:val="000C4CF7"/>
    <w:rsid w:val="000C5948"/>
    <w:rsid w:val="000E66DD"/>
    <w:rsid w:val="000F18A6"/>
    <w:rsid w:val="000F64F4"/>
    <w:rsid w:val="000F6AD8"/>
    <w:rsid w:val="00116259"/>
    <w:rsid w:val="00120163"/>
    <w:rsid w:val="0012458E"/>
    <w:rsid w:val="001247CF"/>
    <w:rsid w:val="00125023"/>
    <w:rsid w:val="0014428D"/>
    <w:rsid w:val="00150502"/>
    <w:rsid w:val="001515C4"/>
    <w:rsid w:val="0015776D"/>
    <w:rsid w:val="00163572"/>
    <w:rsid w:val="001635A8"/>
    <w:rsid w:val="00170E8F"/>
    <w:rsid w:val="00183BD1"/>
    <w:rsid w:val="00197607"/>
    <w:rsid w:val="001A12FA"/>
    <w:rsid w:val="001B3E25"/>
    <w:rsid w:val="001B5173"/>
    <w:rsid w:val="001C12FB"/>
    <w:rsid w:val="001D364B"/>
    <w:rsid w:val="001D4D88"/>
    <w:rsid w:val="001D662D"/>
    <w:rsid w:val="001D72BE"/>
    <w:rsid w:val="001E319B"/>
    <w:rsid w:val="001E3F8D"/>
    <w:rsid w:val="001E3FFA"/>
    <w:rsid w:val="001E5617"/>
    <w:rsid w:val="001E564D"/>
    <w:rsid w:val="001E6DCA"/>
    <w:rsid w:val="001F3E09"/>
    <w:rsid w:val="001F3E8A"/>
    <w:rsid w:val="001F6C8D"/>
    <w:rsid w:val="00210687"/>
    <w:rsid w:val="002128AC"/>
    <w:rsid w:val="00213140"/>
    <w:rsid w:val="002148B5"/>
    <w:rsid w:val="002201ED"/>
    <w:rsid w:val="00223C08"/>
    <w:rsid w:val="0022649D"/>
    <w:rsid w:val="0023596A"/>
    <w:rsid w:val="002366E8"/>
    <w:rsid w:val="002475B1"/>
    <w:rsid w:val="00250E47"/>
    <w:rsid w:val="00251A49"/>
    <w:rsid w:val="00251E94"/>
    <w:rsid w:val="00252633"/>
    <w:rsid w:val="00253077"/>
    <w:rsid w:val="002560EE"/>
    <w:rsid w:val="002672BA"/>
    <w:rsid w:val="0027007D"/>
    <w:rsid w:val="0028734F"/>
    <w:rsid w:val="002D2A6C"/>
    <w:rsid w:val="002D5C27"/>
    <w:rsid w:val="002E4298"/>
    <w:rsid w:val="002F1769"/>
    <w:rsid w:val="002F7462"/>
    <w:rsid w:val="00301FE2"/>
    <w:rsid w:val="00302613"/>
    <w:rsid w:val="003041B7"/>
    <w:rsid w:val="003100B8"/>
    <w:rsid w:val="00310383"/>
    <w:rsid w:val="00315395"/>
    <w:rsid w:val="00320C61"/>
    <w:rsid w:val="00333747"/>
    <w:rsid w:val="00341C36"/>
    <w:rsid w:val="00345455"/>
    <w:rsid w:val="00346159"/>
    <w:rsid w:val="00352E40"/>
    <w:rsid w:val="00352F22"/>
    <w:rsid w:val="00372EFF"/>
    <w:rsid w:val="00373270"/>
    <w:rsid w:val="00375AFC"/>
    <w:rsid w:val="00376998"/>
    <w:rsid w:val="00377C2C"/>
    <w:rsid w:val="00377DC9"/>
    <w:rsid w:val="00380029"/>
    <w:rsid w:val="0038257E"/>
    <w:rsid w:val="0038352A"/>
    <w:rsid w:val="003902F8"/>
    <w:rsid w:val="00392A88"/>
    <w:rsid w:val="00395781"/>
    <w:rsid w:val="003A4E5B"/>
    <w:rsid w:val="003B64B6"/>
    <w:rsid w:val="003C07BC"/>
    <w:rsid w:val="003C7A38"/>
    <w:rsid w:val="003D189D"/>
    <w:rsid w:val="003D3A11"/>
    <w:rsid w:val="003E27C5"/>
    <w:rsid w:val="003E5A34"/>
    <w:rsid w:val="003F1471"/>
    <w:rsid w:val="003F2BE4"/>
    <w:rsid w:val="00400175"/>
    <w:rsid w:val="00402F1D"/>
    <w:rsid w:val="00406172"/>
    <w:rsid w:val="0042633D"/>
    <w:rsid w:val="00427800"/>
    <w:rsid w:val="00427CAE"/>
    <w:rsid w:val="004371BA"/>
    <w:rsid w:val="00440842"/>
    <w:rsid w:val="00443143"/>
    <w:rsid w:val="004476B7"/>
    <w:rsid w:val="00456812"/>
    <w:rsid w:val="00480A66"/>
    <w:rsid w:val="004A2ED9"/>
    <w:rsid w:val="004A32C0"/>
    <w:rsid w:val="004A4214"/>
    <w:rsid w:val="004A61A6"/>
    <w:rsid w:val="004A6AFB"/>
    <w:rsid w:val="004B54FC"/>
    <w:rsid w:val="004C4FF5"/>
    <w:rsid w:val="004C5BC1"/>
    <w:rsid w:val="004D09C4"/>
    <w:rsid w:val="004D68FE"/>
    <w:rsid w:val="004E60FB"/>
    <w:rsid w:val="004F6EBD"/>
    <w:rsid w:val="004F7B98"/>
    <w:rsid w:val="00502CCE"/>
    <w:rsid w:val="00512268"/>
    <w:rsid w:val="0051522C"/>
    <w:rsid w:val="005249A9"/>
    <w:rsid w:val="00527430"/>
    <w:rsid w:val="005402B3"/>
    <w:rsid w:val="00541E35"/>
    <w:rsid w:val="005434FA"/>
    <w:rsid w:val="00546048"/>
    <w:rsid w:val="005539F6"/>
    <w:rsid w:val="005709B0"/>
    <w:rsid w:val="00581D22"/>
    <w:rsid w:val="00591C18"/>
    <w:rsid w:val="0059332D"/>
    <w:rsid w:val="00594343"/>
    <w:rsid w:val="0059444F"/>
    <w:rsid w:val="00596F81"/>
    <w:rsid w:val="00597A2E"/>
    <w:rsid w:val="005A1552"/>
    <w:rsid w:val="005A3DCA"/>
    <w:rsid w:val="005A541F"/>
    <w:rsid w:val="005A6680"/>
    <w:rsid w:val="005B6CFB"/>
    <w:rsid w:val="005C3CE6"/>
    <w:rsid w:val="005D2962"/>
    <w:rsid w:val="005D3296"/>
    <w:rsid w:val="005D4DC8"/>
    <w:rsid w:val="005D5AF1"/>
    <w:rsid w:val="005D7324"/>
    <w:rsid w:val="005E3B5B"/>
    <w:rsid w:val="005F2537"/>
    <w:rsid w:val="00600B0D"/>
    <w:rsid w:val="00602A55"/>
    <w:rsid w:val="00602B49"/>
    <w:rsid w:val="00607E0C"/>
    <w:rsid w:val="00626392"/>
    <w:rsid w:val="00632696"/>
    <w:rsid w:val="00645EFB"/>
    <w:rsid w:val="0065547B"/>
    <w:rsid w:val="00655EF6"/>
    <w:rsid w:val="00665C82"/>
    <w:rsid w:val="00674F2F"/>
    <w:rsid w:val="00677DFF"/>
    <w:rsid w:val="006A2025"/>
    <w:rsid w:val="006C7CEC"/>
    <w:rsid w:val="006E5430"/>
    <w:rsid w:val="006F7514"/>
    <w:rsid w:val="00702A62"/>
    <w:rsid w:val="00702EFC"/>
    <w:rsid w:val="00714C2C"/>
    <w:rsid w:val="0071642D"/>
    <w:rsid w:val="007265AF"/>
    <w:rsid w:val="007273D4"/>
    <w:rsid w:val="00727997"/>
    <w:rsid w:val="00744C57"/>
    <w:rsid w:val="0074533B"/>
    <w:rsid w:val="00750322"/>
    <w:rsid w:val="00754F71"/>
    <w:rsid w:val="007576BD"/>
    <w:rsid w:val="00761531"/>
    <w:rsid w:val="00761894"/>
    <w:rsid w:val="00770494"/>
    <w:rsid w:val="00773FA5"/>
    <w:rsid w:val="00795E91"/>
    <w:rsid w:val="007A048D"/>
    <w:rsid w:val="007A5B09"/>
    <w:rsid w:val="007B4B75"/>
    <w:rsid w:val="007C13AA"/>
    <w:rsid w:val="007C3AD7"/>
    <w:rsid w:val="007C3BB3"/>
    <w:rsid w:val="007C5372"/>
    <w:rsid w:val="007C5C6C"/>
    <w:rsid w:val="007D264A"/>
    <w:rsid w:val="007E227E"/>
    <w:rsid w:val="007E7C4C"/>
    <w:rsid w:val="007E7D66"/>
    <w:rsid w:val="007F7316"/>
    <w:rsid w:val="00800917"/>
    <w:rsid w:val="00802088"/>
    <w:rsid w:val="00805BD9"/>
    <w:rsid w:val="00811A81"/>
    <w:rsid w:val="00813E8F"/>
    <w:rsid w:val="00821B19"/>
    <w:rsid w:val="00824F87"/>
    <w:rsid w:val="00826535"/>
    <w:rsid w:val="00830F1F"/>
    <w:rsid w:val="00831D71"/>
    <w:rsid w:val="00833EF6"/>
    <w:rsid w:val="00836EA4"/>
    <w:rsid w:val="0083706A"/>
    <w:rsid w:val="00840153"/>
    <w:rsid w:val="008549E3"/>
    <w:rsid w:val="0085740A"/>
    <w:rsid w:val="00860EFE"/>
    <w:rsid w:val="0086588B"/>
    <w:rsid w:val="00871F2B"/>
    <w:rsid w:val="00875CAF"/>
    <w:rsid w:val="00883524"/>
    <w:rsid w:val="00886E19"/>
    <w:rsid w:val="00892DDD"/>
    <w:rsid w:val="00894612"/>
    <w:rsid w:val="008A7E70"/>
    <w:rsid w:val="008B188F"/>
    <w:rsid w:val="008B1A07"/>
    <w:rsid w:val="008B2A0B"/>
    <w:rsid w:val="008B43B2"/>
    <w:rsid w:val="008B5B24"/>
    <w:rsid w:val="008C07F9"/>
    <w:rsid w:val="008C4F9F"/>
    <w:rsid w:val="008C79F3"/>
    <w:rsid w:val="008D612B"/>
    <w:rsid w:val="008F2A08"/>
    <w:rsid w:val="008F2ABF"/>
    <w:rsid w:val="008F37C2"/>
    <w:rsid w:val="00903FD3"/>
    <w:rsid w:val="00920B38"/>
    <w:rsid w:val="009230C7"/>
    <w:rsid w:val="00924DF3"/>
    <w:rsid w:val="00933945"/>
    <w:rsid w:val="0094364E"/>
    <w:rsid w:val="009727C3"/>
    <w:rsid w:val="009842D4"/>
    <w:rsid w:val="009847C8"/>
    <w:rsid w:val="009906E8"/>
    <w:rsid w:val="00990C3E"/>
    <w:rsid w:val="00992125"/>
    <w:rsid w:val="009A0214"/>
    <w:rsid w:val="009A6453"/>
    <w:rsid w:val="009B01AB"/>
    <w:rsid w:val="009B1DC2"/>
    <w:rsid w:val="009B5BBA"/>
    <w:rsid w:val="009C1485"/>
    <w:rsid w:val="009C180B"/>
    <w:rsid w:val="009C563A"/>
    <w:rsid w:val="009C5BC5"/>
    <w:rsid w:val="009C72B4"/>
    <w:rsid w:val="009D13B0"/>
    <w:rsid w:val="009D4DEC"/>
    <w:rsid w:val="009E2469"/>
    <w:rsid w:val="009E3DCD"/>
    <w:rsid w:val="009F181F"/>
    <w:rsid w:val="009F3343"/>
    <w:rsid w:val="00A01417"/>
    <w:rsid w:val="00A03881"/>
    <w:rsid w:val="00A051DB"/>
    <w:rsid w:val="00A05BA0"/>
    <w:rsid w:val="00A05BDB"/>
    <w:rsid w:val="00A07EA9"/>
    <w:rsid w:val="00A15D8A"/>
    <w:rsid w:val="00A2113B"/>
    <w:rsid w:val="00A2595E"/>
    <w:rsid w:val="00A54D5B"/>
    <w:rsid w:val="00A56FEA"/>
    <w:rsid w:val="00A674B9"/>
    <w:rsid w:val="00A71475"/>
    <w:rsid w:val="00A7342C"/>
    <w:rsid w:val="00A7451C"/>
    <w:rsid w:val="00A801B7"/>
    <w:rsid w:val="00A811E4"/>
    <w:rsid w:val="00A94542"/>
    <w:rsid w:val="00A94CD9"/>
    <w:rsid w:val="00A95396"/>
    <w:rsid w:val="00A976DC"/>
    <w:rsid w:val="00AA2473"/>
    <w:rsid w:val="00AA4D5F"/>
    <w:rsid w:val="00AB0C56"/>
    <w:rsid w:val="00AB0DBD"/>
    <w:rsid w:val="00AB2A4A"/>
    <w:rsid w:val="00AB7BC4"/>
    <w:rsid w:val="00AC3A82"/>
    <w:rsid w:val="00AC74A4"/>
    <w:rsid w:val="00AD1287"/>
    <w:rsid w:val="00AD2657"/>
    <w:rsid w:val="00AD7E3A"/>
    <w:rsid w:val="00AE063B"/>
    <w:rsid w:val="00AE4FE8"/>
    <w:rsid w:val="00AE5676"/>
    <w:rsid w:val="00AF0261"/>
    <w:rsid w:val="00AF4E2E"/>
    <w:rsid w:val="00AF735D"/>
    <w:rsid w:val="00AF7D51"/>
    <w:rsid w:val="00B06DE0"/>
    <w:rsid w:val="00B123F7"/>
    <w:rsid w:val="00B1341A"/>
    <w:rsid w:val="00B15A90"/>
    <w:rsid w:val="00B269C5"/>
    <w:rsid w:val="00B37590"/>
    <w:rsid w:val="00B43D21"/>
    <w:rsid w:val="00B653C7"/>
    <w:rsid w:val="00B71AD8"/>
    <w:rsid w:val="00B808D3"/>
    <w:rsid w:val="00B85AF5"/>
    <w:rsid w:val="00B9614C"/>
    <w:rsid w:val="00BB020A"/>
    <w:rsid w:val="00BD0965"/>
    <w:rsid w:val="00BD4640"/>
    <w:rsid w:val="00BD713E"/>
    <w:rsid w:val="00BE3068"/>
    <w:rsid w:val="00BE35B0"/>
    <w:rsid w:val="00BE3D28"/>
    <w:rsid w:val="00BF07BD"/>
    <w:rsid w:val="00BF1D79"/>
    <w:rsid w:val="00C04CA5"/>
    <w:rsid w:val="00C2101B"/>
    <w:rsid w:val="00C34FDB"/>
    <w:rsid w:val="00C40F45"/>
    <w:rsid w:val="00C42B82"/>
    <w:rsid w:val="00C61BFD"/>
    <w:rsid w:val="00C724C3"/>
    <w:rsid w:val="00C736BE"/>
    <w:rsid w:val="00C73FF7"/>
    <w:rsid w:val="00C74AC9"/>
    <w:rsid w:val="00C82E3D"/>
    <w:rsid w:val="00C83486"/>
    <w:rsid w:val="00CA6175"/>
    <w:rsid w:val="00CA7C2C"/>
    <w:rsid w:val="00CB2E63"/>
    <w:rsid w:val="00CC1B53"/>
    <w:rsid w:val="00CC607F"/>
    <w:rsid w:val="00CE1852"/>
    <w:rsid w:val="00CE505A"/>
    <w:rsid w:val="00D07B98"/>
    <w:rsid w:val="00D21019"/>
    <w:rsid w:val="00D21073"/>
    <w:rsid w:val="00D2660C"/>
    <w:rsid w:val="00D34C33"/>
    <w:rsid w:val="00D41BCC"/>
    <w:rsid w:val="00D42513"/>
    <w:rsid w:val="00D508C6"/>
    <w:rsid w:val="00D575B8"/>
    <w:rsid w:val="00D611AD"/>
    <w:rsid w:val="00D636FF"/>
    <w:rsid w:val="00D81420"/>
    <w:rsid w:val="00D81AE3"/>
    <w:rsid w:val="00D847E8"/>
    <w:rsid w:val="00D84AD4"/>
    <w:rsid w:val="00D979DC"/>
    <w:rsid w:val="00DB1499"/>
    <w:rsid w:val="00DB3019"/>
    <w:rsid w:val="00DC0032"/>
    <w:rsid w:val="00DC0CC4"/>
    <w:rsid w:val="00DC4177"/>
    <w:rsid w:val="00DC4585"/>
    <w:rsid w:val="00DE42D1"/>
    <w:rsid w:val="00DE6F3A"/>
    <w:rsid w:val="00E0067F"/>
    <w:rsid w:val="00E020E5"/>
    <w:rsid w:val="00E04152"/>
    <w:rsid w:val="00E14127"/>
    <w:rsid w:val="00E15716"/>
    <w:rsid w:val="00E228C7"/>
    <w:rsid w:val="00E356F3"/>
    <w:rsid w:val="00E36A0E"/>
    <w:rsid w:val="00E370EB"/>
    <w:rsid w:val="00E40598"/>
    <w:rsid w:val="00E52A4C"/>
    <w:rsid w:val="00E610F1"/>
    <w:rsid w:val="00E7095E"/>
    <w:rsid w:val="00E71DFE"/>
    <w:rsid w:val="00E72451"/>
    <w:rsid w:val="00E7574D"/>
    <w:rsid w:val="00E807D5"/>
    <w:rsid w:val="00E85F57"/>
    <w:rsid w:val="00E87273"/>
    <w:rsid w:val="00EA0B64"/>
    <w:rsid w:val="00EB752F"/>
    <w:rsid w:val="00EC1962"/>
    <w:rsid w:val="00EC730D"/>
    <w:rsid w:val="00EE3D5A"/>
    <w:rsid w:val="00EE4D07"/>
    <w:rsid w:val="00EF10A9"/>
    <w:rsid w:val="00EF5BB8"/>
    <w:rsid w:val="00EF5CFD"/>
    <w:rsid w:val="00F12066"/>
    <w:rsid w:val="00F12407"/>
    <w:rsid w:val="00F20D6D"/>
    <w:rsid w:val="00F226AE"/>
    <w:rsid w:val="00F45AF5"/>
    <w:rsid w:val="00F45E62"/>
    <w:rsid w:val="00F556EF"/>
    <w:rsid w:val="00F557CA"/>
    <w:rsid w:val="00F60D4B"/>
    <w:rsid w:val="00F62FB1"/>
    <w:rsid w:val="00F63381"/>
    <w:rsid w:val="00F64F06"/>
    <w:rsid w:val="00F87DD1"/>
    <w:rsid w:val="00F940E6"/>
    <w:rsid w:val="00F9651B"/>
    <w:rsid w:val="00FB09DF"/>
    <w:rsid w:val="00FB39DF"/>
    <w:rsid w:val="00FB5E7E"/>
    <w:rsid w:val="00FB69EB"/>
    <w:rsid w:val="00FC3E91"/>
    <w:rsid w:val="00FC6452"/>
    <w:rsid w:val="00FC69A0"/>
    <w:rsid w:val="00FD392D"/>
    <w:rsid w:val="00FD597C"/>
    <w:rsid w:val="00FE2735"/>
    <w:rsid w:val="00FF20E9"/>
    <w:rsid w:val="00FF4E32"/>
    <w:rsid w:val="00FF582E"/>
    <w:rsid w:val="00FF74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0912"/>
  <w15:docId w15:val="{9AE13C23-8DF0-4C88-817F-FB5458EB0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82"/>
    <w:rPr>
      <w:rFonts w:ascii="Calibri" w:eastAsia="MS Mincho" w:hAnsi="Calibri" w:cs="Arial"/>
      <w:bCs/>
      <w:color w:val="000000" w:themeColor="text1"/>
      <w:sz w:val="24"/>
      <w:szCs w:val="28"/>
    </w:rPr>
  </w:style>
  <w:style w:type="paragraph" w:styleId="Heading1">
    <w:name w:val="heading 1"/>
    <w:basedOn w:val="Normal"/>
    <w:autoRedefine/>
    <w:uiPriority w:val="9"/>
    <w:qFormat/>
    <w:rsid w:val="0015776D"/>
    <w:pPr>
      <w:keepNext/>
      <w:keepLines/>
      <w:numPr>
        <w:numId w:val="2"/>
      </w:numPr>
      <w:spacing w:before="480"/>
      <w:jc w:val="both"/>
      <w:outlineLvl w:val="0"/>
      <w:pPrChange w:id="0" w:author="Federico" w:date="2019-06-14T13:02:00Z">
        <w:pPr>
          <w:keepNext/>
          <w:keepLines/>
          <w:numPr>
            <w:numId w:val="2"/>
          </w:numPr>
          <w:spacing w:before="480"/>
          <w:ind w:left="360" w:hanging="360"/>
          <w:jc w:val="both"/>
          <w:outlineLvl w:val="0"/>
        </w:pPr>
      </w:pPrChange>
    </w:pPr>
    <w:rPr>
      <w:rFonts w:asciiTheme="majorHAnsi" w:eastAsiaTheme="majorEastAsia" w:hAnsiTheme="majorHAnsi" w:cstheme="majorBidi"/>
      <w:b/>
      <w:bCs w:val="0"/>
      <w:color w:val="7A0B2C"/>
      <w:sz w:val="32"/>
      <w:szCs w:val="32"/>
      <w:rPrChange w:id="0" w:author="Federico" w:date="2019-06-14T13:02:00Z">
        <w:rPr>
          <w:rFonts w:asciiTheme="majorHAnsi" w:eastAsiaTheme="majorEastAsia" w:hAnsiTheme="majorHAnsi" w:cstheme="majorBidi"/>
          <w:b/>
          <w:color w:val="7A0B2C"/>
          <w:sz w:val="32"/>
          <w:szCs w:val="32"/>
          <w:lang w:val="en-US" w:eastAsia="en-US" w:bidi="ar-SA"/>
        </w:rPr>
      </w:rPrChange>
    </w:rPr>
  </w:style>
  <w:style w:type="paragraph" w:styleId="Heading2">
    <w:name w:val="heading 2"/>
    <w:basedOn w:val="Normal"/>
    <w:autoRedefine/>
    <w:uiPriority w:val="9"/>
    <w:unhideWhenUsed/>
    <w:qFormat/>
    <w:rsid w:val="00C74AC9"/>
    <w:pPr>
      <w:keepNext/>
      <w:keepLines/>
      <w:numPr>
        <w:ilvl w:val="1"/>
        <w:numId w:val="2"/>
      </w:numPr>
      <w:spacing w:before="200"/>
      <w:jc w:val="both"/>
      <w:outlineLvl w:val="1"/>
      <w:pPrChange w:id="1" w:author="Federico" w:date="2019-06-14T13:02:00Z">
        <w:pPr>
          <w:keepNext/>
          <w:keepLines/>
          <w:numPr>
            <w:ilvl w:val="1"/>
            <w:numId w:val="2"/>
          </w:numPr>
          <w:spacing w:before="200"/>
          <w:ind w:left="576" w:hanging="576"/>
          <w:outlineLvl w:val="1"/>
        </w:pPr>
      </w:pPrChange>
    </w:pPr>
    <w:rPr>
      <w:rFonts w:asciiTheme="majorHAnsi" w:eastAsiaTheme="majorEastAsia" w:hAnsiTheme="majorHAnsi" w:cstheme="majorBidi"/>
      <w:b/>
      <w:bCs w:val="0"/>
      <w:szCs w:val="24"/>
      <w:rPrChange w:id="1" w:author="Federico" w:date="2019-06-14T13:02:00Z">
        <w:rPr>
          <w:rFonts w:asciiTheme="majorHAnsi" w:eastAsiaTheme="majorEastAsia" w:hAnsiTheme="majorHAnsi" w:cstheme="majorBidi"/>
          <w:color w:val="000000" w:themeColor="text1"/>
          <w:sz w:val="24"/>
          <w:szCs w:val="24"/>
          <w:lang w:val="en-US" w:eastAsia="en-US" w:bidi="ar-SA"/>
        </w:rPr>
      </w:rPrChange>
    </w:rPr>
  </w:style>
  <w:style w:type="paragraph" w:styleId="Heading3">
    <w:name w:val="heading 3"/>
    <w:basedOn w:val="Normal"/>
    <w:uiPriority w:val="9"/>
    <w:unhideWhenUsed/>
    <w:qFormat/>
    <w:rsid w:val="00F80B10"/>
    <w:pPr>
      <w:keepNext/>
      <w:keepLines/>
      <w:numPr>
        <w:ilvl w:val="2"/>
        <w:numId w:val="1"/>
      </w:numPr>
      <w:spacing w:before="200"/>
      <w:outlineLvl w:val="2"/>
    </w:pPr>
    <w:rPr>
      <w:rFonts w:eastAsiaTheme="majorEastAsia" w:cstheme="majorBidi"/>
      <w:bCs w:val="0"/>
      <w:sz w:val="26"/>
    </w:rPr>
  </w:style>
  <w:style w:type="paragraph" w:styleId="Heading4">
    <w:name w:val="heading 4"/>
    <w:basedOn w:val="Normal"/>
    <w:autoRedefine/>
    <w:uiPriority w:val="9"/>
    <w:unhideWhenUsed/>
    <w:qFormat/>
    <w:rsid w:val="008B711F"/>
    <w:pPr>
      <w:keepNext/>
      <w:keepLines/>
      <w:numPr>
        <w:ilvl w:val="3"/>
        <w:numId w:val="1"/>
      </w:numPr>
      <w:spacing w:before="200"/>
      <w:outlineLvl w:val="3"/>
    </w:pPr>
    <w:rPr>
      <w:rFonts w:eastAsiaTheme="majorEastAsia" w:cstheme="majorBidi"/>
      <w:bCs w:val="0"/>
      <w:iCs/>
    </w:rPr>
  </w:style>
  <w:style w:type="paragraph" w:styleId="Heading5">
    <w:name w:val="heading 5"/>
    <w:basedOn w:val="Normal"/>
    <w:autoRedefine/>
    <w:uiPriority w:val="9"/>
    <w:unhideWhenUsed/>
    <w:qFormat/>
    <w:rsid w:val="00F80B10"/>
    <w:pPr>
      <w:keepNext/>
      <w:keepLines/>
      <w:numPr>
        <w:ilvl w:val="4"/>
        <w:numId w:val="1"/>
      </w:numPr>
      <w:spacing w:before="200"/>
      <w:outlineLvl w:val="4"/>
    </w:pPr>
    <w:rPr>
      <w:rFonts w:eastAsiaTheme="majorEastAsia" w:cstheme="majorBidi"/>
      <w:sz w:val="22"/>
    </w:rPr>
  </w:style>
  <w:style w:type="paragraph" w:styleId="Heading6">
    <w:name w:val="heading 6"/>
    <w:basedOn w:val="Normal"/>
    <w:autoRedefine/>
    <w:uiPriority w:val="9"/>
    <w:unhideWhenUsed/>
    <w:qFormat/>
    <w:rsid w:val="00F80B10"/>
    <w:pPr>
      <w:keepNext/>
      <w:keepLines/>
      <w:numPr>
        <w:ilvl w:val="5"/>
        <w:numId w:val="1"/>
      </w:numPr>
      <w:spacing w:before="200"/>
      <w:outlineLvl w:val="5"/>
    </w:pPr>
    <w:rPr>
      <w:rFonts w:eastAsiaTheme="majorEastAsia" w:cstheme="majorBidi"/>
      <w:iCs/>
      <w:sz w:val="22"/>
    </w:rPr>
  </w:style>
  <w:style w:type="paragraph" w:styleId="Heading7">
    <w:name w:val="heading 7"/>
    <w:basedOn w:val="Normal"/>
    <w:autoRedefine/>
    <w:uiPriority w:val="9"/>
    <w:unhideWhenUsed/>
    <w:qFormat/>
    <w:rsid w:val="00F80B10"/>
    <w:pPr>
      <w:keepNext/>
      <w:keepLines/>
      <w:numPr>
        <w:ilvl w:val="6"/>
        <w:numId w:val="1"/>
      </w:numPr>
      <w:spacing w:before="200"/>
      <w:outlineLvl w:val="6"/>
    </w:pPr>
    <w:rPr>
      <w:rFonts w:eastAsiaTheme="majorEastAsia" w:cstheme="majorBidi"/>
      <w:i/>
      <w:iCs/>
      <w:sz w:val="18"/>
    </w:rPr>
  </w:style>
  <w:style w:type="paragraph" w:styleId="Heading8">
    <w:name w:val="heading 8"/>
    <w:basedOn w:val="Normal"/>
    <w:uiPriority w:val="9"/>
    <w:semiHidden/>
    <w:unhideWhenUsed/>
    <w:qFormat/>
    <w:rsid w:val="00F80B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uiPriority w:val="9"/>
    <w:semiHidden/>
    <w:unhideWhenUsed/>
    <w:qFormat/>
    <w:rsid w:val="00F80B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1Zchn">
    <w:name w:val="Überschrift 1 Zchn"/>
    <w:basedOn w:val="DefaultParagraphFont"/>
    <w:uiPriority w:val="9"/>
    <w:qFormat/>
    <w:rsid w:val="00244C9E"/>
    <w:rPr>
      <w:rFonts w:asciiTheme="majorHAnsi" w:eastAsiaTheme="majorEastAsia" w:hAnsiTheme="majorHAnsi" w:cstheme="majorBidi"/>
      <w:b/>
      <w:color w:val="7A0B2C"/>
      <w:sz w:val="32"/>
      <w:szCs w:val="32"/>
    </w:rPr>
  </w:style>
  <w:style w:type="character" w:customStyle="1" w:styleId="berschrift2Zchn">
    <w:name w:val="Überschrift 2 Zchn"/>
    <w:basedOn w:val="DefaultParagraphFont"/>
    <w:uiPriority w:val="9"/>
    <w:qFormat/>
    <w:rsid w:val="00F80B10"/>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DefaultParagraphFont"/>
    <w:uiPriority w:val="9"/>
    <w:qFormat/>
    <w:rsid w:val="00F80B10"/>
    <w:rPr>
      <w:rFonts w:ascii="Calibri" w:eastAsiaTheme="majorEastAsia" w:hAnsi="Calibri" w:cstheme="majorBidi"/>
      <w:color w:val="000000" w:themeColor="text1"/>
      <w:sz w:val="26"/>
      <w:szCs w:val="28"/>
    </w:rPr>
  </w:style>
  <w:style w:type="character" w:customStyle="1" w:styleId="berschrift4Zchn">
    <w:name w:val="Überschrift 4 Zchn"/>
    <w:basedOn w:val="DefaultParagraphFont"/>
    <w:uiPriority w:val="9"/>
    <w:qFormat/>
    <w:rsid w:val="008B711F"/>
    <w:rPr>
      <w:rFonts w:ascii="Calibri" w:eastAsiaTheme="majorEastAsia" w:hAnsi="Calibri" w:cstheme="majorBidi"/>
      <w:iCs/>
      <w:color w:val="000000" w:themeColor="text1"/>
      <w:szCs w:val="28"/>
    </w:rPr>
  </w:style>
  <w:style w:type="character" w:customStyle="1" w:styleId="berschrift5Zchn">
    <w:name w:val="Überschrift 5 Zchn"/>
    <w:basedOn w:val="DefaultParagraphFont"/>
    <w:uiPriority w:val="9"/>
    <w:qFormat/>
    <w:rsid w:val="00F80B10"/>
    <w:rPr>
      <w:rFonts w:ascii="Calibri" w:eastAsiaTheme="majorEastAsia" w:hAnsi="Calibri" w:cstheme="majorBidi"/>
      <w:bCs/>
      <w:color w:val="000000" w:themeColor="text1"/>
      <w:sz w:val="22"/>
      <w:szCs w:val="28"/>
    </w:rPr>
  </w:style>
  <w:style w:type="character" w:customStyle="1" w:styleId="berschrift6Zchn">
    <w:name w:val="Überschrift 6 Zchn"/>
    <w:basedOn w:val="DefaultParagraphFont"/>
    <w:uiPriority w:val="9"/>
    <w:qFormat/>
    <w:rsid w:val="00F80B10"/>
    <w:rPr>
      <w:rFonts w:ascii="Calibri" w:eastAsiaTheme="majorEastAsia" w:hAnsi="Calibri" w:cstheme="majorBidi"/>
      <w:bCs/>
      <w:iCs/>
      <w:color w:val="000000" w:themeColor="text1"/>
      <w:sz w:val="22"/>
      <w:szCs w:val="28"/>
    </w:rPr>
  </w:style>
  <w:style w:type="character" w:customStyle="1" w:styleId="berschrift7Zchn">
    <w:name w:val="Überschrift 7 Zchn"/>
    <w:basedOn w:val="DefaultParagraphFont"/>
    <w:uiPriority w:val="9"/>
    <w:qFormat/>
    <w:rsid w:val="00F80B10"/>
    <w:rPr>
      <w:rFonts w:ascii="Calibri" w:eastAsiaTheme="majorEastAsia" w:hAnsi="Calibri" w:cstheme="majorBidi"/>
      <w:bCs/>
      <w:i/>
      <w:iCs/>
      <w:color w:val="000000" w:themeColor="text1"/>
      <w:sz w:val="18"/>
      <w:szCs w:val="28"/>
    </w:rPr>
  </w:style>
  <w:style w:type="character" w:customStyle="1" w:styleId="berschrift8Zchn">
    <w:name w:val="Überschrift 8 Zchn"/>
    <w:basedOn w:val="DefaultParagraphFont"/>
    <w:uiPriority w:val="9"/>
    <w:semiHidden/>
    <w:qFormat/>
    <w:rsid w:val="00F80B10"/>
    <w:rPr>
      <w:rFonts w:asciiTheme="majorHAnsi" w:eastAsiaTheme="majorEastAsia" w:hAnsiTheme="majorHAnsi" w:cstheme="majorBidi"/>
      <w:bCs/>
      <w:color w:val="404040" w:themeColor="text1" w:themeTint="BF"/>
      <w:sz w:val="20"/>
      <w:szCs w:val="20"/>
    </w:rPr>
  </w:style>
  <w:style w:type="character" w:customStyle="1" w:styleId="berschrift9Zchn">
    <w:name w:val="Überschrift 9 Zchn"/>
    <w:basedOn w:val="DefaultParagraphFont"/>
    <w:uiPriority w:val="9"/>
    <w:semiHidden/>
    <w:qFormat/>
    <w:rsid w:val="00F80B10"/>
    <w:rPr>
      <w:rFonts w:asciiTheme="majorHAnsi" w:eastAsiaTheme="majorEastAsia" w:hAnsiTheme="majorHAnsi" w:cstheme="majorBidi"/>
      <w:bCs/>
      <w:i/>
      <w:iCs/>
      <w:color w:val="404040" w:themeColor="text1" w:themeTint="BF"/>
      <w:sz w:val="20"/>
      <w:szCs w:val="20"/>
    </w:rPr>
  </w:style>
  <w:style w:type="character" w:customStyle="1" w:styleId="HeaderChar">
    <w:name w:val="Header Char"/>
    <w:basedOn w:val="DefaultParagraphFont"/>
    <w:link w:val="Header"/>
    <w:uiPriority w:val="99"/>
    <w:qFormat/>
    <w:rsid w:val="00244C9E"/>
    <w:rPr>
      <w:rFonts w:ascii="Calibri" w:hAnsi="Calibri"/>
      <w:bCs/>
      <w:color w:val="7A0B2C"/>
      <w:sz w:val="20"/>
      <w:szCs w:val="28"/>
    </w:rPr>
  </w:style>
  <w:style w:type="character" w:customStyle="1" w:styleId="FooterChar">
    <w:name w:val="Footer Char"/>
    <w:basedOn w:val="DefaultParagraphFont"/>
    <w:link w:val="Footer"/>
    <w:uiPriority w:val="99"/>
    <w:qFormat/>
    <w:rsid w:val="0030119A"/>
    <w:rPr>
      <w:rFonts w:ascii="Verdana" w:hAnsi="Verdana" w:cs="Times New Roman"/>
      <w:color w:val="000000" w:themeColor="text1"/>
      <w:sz w:val="18"/>
      <w:szCs w:val="18"/>
    </w:rPr>
  </w:style>
  <w:style w:type="character" w:customStyle="1" w:styleId="BalloonTextChar">
    <w:name w:val="Balloon Text Char"/>
    <w:basedOn w:val="DefaultParagraphFont"/>
    <w:link w:val="BalloonText"/>
    <w:uiPriority w:val="99"/>
    <w:semiHidden/>
    <w:qFormat/>
    <w:rsid w:val="00B901FC"/>
    <w:rPr>
      <w:rFonts w:ascii="Lucida Grande" w:hAnsi="Lucida Grande" w:cs="Lucida Grande"/>
      <w:color w:val="000000" w:themeColor="text1"/>
      <w:sz w:val="18"/>
      <w:szCs w:val="18"/>
    </w:rPr>
  </w:style>
  <w:style w:type="character" w:customStyle="1" w:styleId="TitleChar">
    <w:name w:val="Title Char"/>
    <w:basedOn w:val="DefaultParagraphFont"/>
    <w:link w:val="Title"/>
    <w:uiPriority w:val="10"/>
    <w:qFormat/>
    <w:rsid w:val="0015565A"/>
    <w:rPr>
      <w:rFonts w:asciiTheme="majorHAnsi" w:eastAsiaTheme="majorEastAsia" w:hAnsiTheme="majorHAnsi" w:cstheme="majorBidi"/>
      <w:b/>
      <w:color w:val="000000" w:themeColor="text1"/>
      <w:spacing w:val="5"/>
      <w:kern w:val="2"/>
      <w:sz w:val="44"/>
      <w:szCs w:val="52"/>
    </w:rPr>
  </w:style>
  <w:style w:type="character" w:styleId="PageNumber">
    <w:name w:val="page number"/>
    <w:basedOn w:val="DefaultParagraphFont"/>
    <w:uiPriority w:val="99"/>
    <w:semiHidden/>
    <w:unhideWhenUsed/>
    <w:qFormat/>
    <w:rsid w:val="00C159E0"/>
  </w:style>
  <w:style w:type="character" w:customStyle="1" w:styleId="SubtitleChar">
    <w:name w:val="Subtitle Char"/>
    <w:basedOn w:val="DefaultParagraphFont"/>
    <w:link w:val="Subtitle"/>
    <w:uiPriority w:val="11"/>
    <w:qFormat/>
    <w:rsid w:val="00DE42D1"/>
    <w:rPr>
      <w:rFonts w:ascii="Calibri" w:eastAsiaTheme="majorEastAsia" w:hAnsi="Calibri" w:cstheme="majorBidi"/>
      <w:color w:val="7A0B2C"/>
      <w:spacing w:val="15"/>
      <w:sz w:val="40"/>
      <w:szCs w:val="40"/>
    </w:rPr>
  </w:style>
  <w:style w:type="character" w:customStyle="1" w:styleId="NoSpacingChar">
    <w:name w:val="No Spacing Char"/>
    <w:basedOn w:val="DefaultParagraphFont"/>
    <w:link w:val="NoSpacing"/>
    <w:qFormat/>
    <w:rsid w:val="00481973"/>
    <w:rPr>
      <w:rFonts w:ascii="PMingLiU" w:hAnsi="PMingLiU"/>
      <w:sz w:val="22"/>
      <w:szCs w:val="22"/>
    </w:rPr>
  </w:style>
  <w:style w:type="character" w:styleId="BookTitle">
    <w:name w:val="Book Title"/>
    <w:basedOn w:val="DefaultParagraphFont"/>
    <w:uiPriority w:val="33"/>
    <w:qFormat/>
    <w:rsid w:val="00D50B58"/>
    <w:rPr>
      <w:rFonts w:asciiTheme="majorHAnsi" w:hAnsiTheme="majorHAnsi"/>
      <w:b/>
      <w:bCs/>
      <w:caps/>
      <w:vanish w:val="0"/>
      <w:color w:val="000000" w:themeColor="text1"/>
      <w:spacing w:val="0"/>
      <w:sz w:val="28"/>
      <w:szCs w:val="28"/>
      <w:u w:val="none"/>
    </w:rPr>
  </w:style>
  <w:style w:type="character" w:customStyle="1" w:styleId="QuoteChar">
    <w:name w:val="Quote Char"/>
    <w:basedOn w:val="DefaultParagraphFont"/>
    <w:link w:val="Quote"/>
    <w:uiPriority w:val="29"/>
    <w:qFormat/>
    <w:rsid w:val="00A86D46"/>
    <w:rPr>
      <w:rFonts w:ascii="Calibri" w:hAnsi="Calibri"/>
      <w:bCs/>
      <w:i/>
      <w:iCs/>
      <w:color w:val="000000" w:themeColor="text1"/>
      <w:sz w:val="28"/>
      <w:szCs w:val="28"/>
    </w:rPr>
  </w:style>
  <w:style w:type="character" w:customStyle="1" w:styleId="EndnoteCharacters">
    <w:name w:val="Endnote Characters"/>
    <w:basedOn w:val="DefaultParagraphFont"/>
    <w:uiPriority w:val="99"/>
    <w:unhideWhenUsed/>
    <w:qFormat/>
    <w:rsid w:val="00BC0808"/>
    <w:rPr>
      <w:rFonts w:asciiTheme="majorHAnsi" w:hAnsiTheme="majorHAnsi"/>
      <w:b w:val="0"/>
      <w:bCs w:val="0"/>
      <w:i w:val="0"/>
      <w:iCs w:val="0"/>
      <w:color w:val="000000" w:themeColor="text1"/>
      <w:spacing w:val="0"/>
      <w:sz w:val="18"/>
      <w:szCs w:val="18"/>
      <w:u w:val="none"/>
      <w:vertAlign w:val="superscript"/>
    </w:rPr>
  </w:style>
  <w:style w:type="character" w:customStyle="1" w:styleId="EndnoteAnchor">
    <w:name w:val="Endnote Anchor"/>
    <w:rPr>
      <w:rFonts w:asciiTheme="majorHAnsi" w:hAnsiTheme="majorHAnsi"/>
      <w:b w:val="0"/>
      <w:bCs w:val="0"/>
      <w:i w:val="0"/>
      <w:iCs w:val="0"/>
      <w:color w:val="000000" w:themeColor="text1"/>
      <w:spacing w:val="0"/>
      <w:sz w:val="18"/>
      <w:szCs w:val="18"/>
      <w:u w:val="none"/>
      <w:vertAlign w:val="superscript"/>
    </w:rPr>
  </w:style>
  <w:style w:type="character" w:customStyle="1" w:styleId="FootnoteTextChar">
    <w:name w:val="Footnote Text Char"/>
    <w:basedOn w:val="DefaultParagraphFont"/>
    <w:link w:val="FootnoteText"/>
    <w:uiPriority w:val="99"/>
    <w:qFormat/>
    <w:rsid w:val="00D0285A"/>
    <w:rPr>
      <w:rFonts w:ascii="Calibri" w:hAnsi="Calibri"/>
      <w:color w:val="000000" w:themeColor="text1"/>
      <w:sz w:val="22"/>
      <w:szCs w:val="22"/>
    </w:rPr>
  </w:style>
  <w:style w:type="character" w:styleId="CommentReference">
    <w:name w:val="annotation reference"/>
    <w:basedOn w:val="NoSpacingChar"/>
    <w:uiPriority w:val="99"/>
    <w:unhideWhenUsed/>
    <w:qFormat/>
    <w:rsid w:val="00B833BB"/>
    <w:rPr>
      <w:rFonts w:asciiTheme="majorHAnsi" w:hAnsiTheme="majorHAnsi"/>
      <w:i/>
      <w:sz w:val="18"/>
      <w:szCs w:val="18"/>
    </w:rPr>
  </w:style>
  <w:style w:type="character" w:customStyle="1" w:styleId="zmsearchresult">
    <w:name w:val="zmsearchresult"/>
    <w:basedOn w:val="DefaultParagraphFont"/>
    <w:qFormat/>
    <w:rsid w:val="002837DA"/>
  </w:style>
  <w:style w:type="character" w:styleId="Strong">
    <w:name w:val="Strong"/>
    <w:basedOn w:val="DefaultParagraphFont"/>
    <w:uiPriority w:val="22"/>
    <w:qFormat/>
    <w:rsid w:val="002837DA"/>
    <w:rPr>
      <w:b/>
      <w:bCs/>
    </w:rPr>
  </w:style>
  <w:style w:type="character" w:customStyle="1" w:styleId="object">
    <w:name w:val="object"/>
    <w:basedOn w:val="DefaultParagraphFont"/>
    <w:qFormat/>
    <w:rsid w:val="002837DA"/>
  </w:style>
  <w:style w:type="character" w:customStyle="1" w:styleId="InternetLink">
    <w:name w:val="Internet Link"/>
    <w:basedOn w:val="DefaultParagraphFont"/>
    <w:uiPriority w:val="99"/>
    <w:unhideWhenUsed/>
    <w:rsid w:val="00742C82"/>
    <w:rPr>
      <w:color w:val="0000FF" w:themeColor="hyperlink"/>
      <w:u w:val="single"/>
    </w:rPr>
  </w:style>
  <w:style w:type="character" w:customStyle="1" w:styleId="DocumentMapChar">
    <w:name w:val="Document Map Char"/>
    <w:basedOn w:val="DefaultParagraphFont"/>
    <w:link w:val="DocumentMap"/>
    <w:uiPriority w:val="99"/>
    <w:semiHidden/>
    <w:qFormat/>
    <w:rsid w:val="001543B0"/>
    <w:rPr>
      <w:rFonts w:ascii="Times New Roman" w:hAnsi="Times New Roman" w:cs="Times New Roman"/>
      <w:bCs/>
      <w:color w:val="000000" w:themeColor="text1"/>
    </w:rPr>
  </w:style>
  <w:style w:type="character" w:customStyle="1" w:styleId="ListLabel1">
    <w:name w:val="ListLabel 1"/>
    <w:qFormat/>
    <w:rPr>
      <w:b/>
      <w:bCs/>
      <w:i w:val="0"/>
      <w:iCs w:val="0"/>
      <w:color w:val="7A0B2C"/>
      <w:sz w:val="32"/>
      <w:szCs w:val="32"/>
      <w:u w:val="none"/>
    </w:rPr>
  </w:style>
  <w:style w:type="character" w:customStyle="1" w:styleId="ListLabel2">
    <w:name w:val="ListLabel 2"/>
    <w:qFormat/>
    <w:rPr>
      <w:b/>
      <w:bCs/>
      <w:i w:val="0"/>
      <w:iCs w:val="0"/>
      <w:color w:val="000000"/>
      <w:sz w:val="26"/>
      <w:szCs w:val="26"/>
      <w:u w:val="none"/>
    </w:rPr>
  </w:style>
  <w:style w:type="character" w:customStyle="1" w:styleId="ListLabel3">
    <w:name w:val="ListLabel 3"/>
    <w:qFormat/>
    <w:rPr>
      <w:b w:val="0"/>
      <w:bCs w:val="0"/>
      <w:i w:val="0"/>
      <w:iCs w:val="0"/>
      <w:color w:val="000000"/>
      <w:sz w:val="26"/>
      <w:szCs w:val="26"/>
      <w:u w:val="none"/>
    </w:rPr>
  </w:style>
  <w:style w:type="character" w:customStyle="1" w:styleId="ListLabel4">
    <w:name w:val="ListLabel 4"/>
    <w:qFormat/>
    <w:rPr>
      <w:b w:val="0"/>
      <w:bCs w:val="0"/>
      <w:i w:val="0"/>
      <w:iCs w:val="0"/>
      <w:color w:val="auto"/>
      <w:sz w:val="24"/>
      <w:szCs w:val="24"/>
      <w:u w:val="none"/>
    </w:rPr>
  </w:style>
  <w:style w:type="character" w:customStyle="1" w:styleId="ListLabel5">
    <w:name w:val="ListLabel 5"/>
    <w:qFormat/>
    <w:rPr>
      <w:b w:val="0"/>
      <w:bCs w:val="0"/>
      <w:i w:val="0"/>
      <w:iCs w:val="0"/>
      <w:color w:val="000000"/>
      <w:sz w:val="22"/>
      <w:szCs w:val="22"/>
      <w:u w:val="none"/>
    </w:rPr>
  </w:style>
  <w:style w:type="character" w:customStyle="1" w:styleId="ListLabel6">
    <w:name w:val="ListLabel 6"/>
    <w:qFormat/>
    <w:rPr>
      <w:b w:val="0"/>
      <w:bCs w:val="0"/>
      <w:i w:val="0"/>
      <w:iCs w:val="0"/>
      <w:color w:val="000000"/>
      <w:sz w:val="22"/>
      <w:szCs w:val="22"/>
      <w:u w:val="none"/>
    </w:rPr>
  </w:style>
  <w:style w:type="character" w:customStyle="1" w:styleId="ListLabel7">
    <w:name w:val="ListLabel 7"/>
    <w:qFormat/>
    <w:rPr>
      <w:b w:val="0"/>
      <w:bCs w:val="0"/>
      <w:i/>
      <w:iCs/>
      <w:sz w:val="18"/>
      <w:szCs w:val="18"/>
    </w:rPr>
  </w:style>
  <w:style w:type="character" w:customStyle="1" w:styleId="ListLabel8">
    <w:name w:val="ListLabel 8"/>
    <w:qFormat/>
    <w:rPr>
      <w:b/>
      <w:bCs/>
      <w:i w:val="0"/>
      <w:iCs w:val="0"/>
      <w:color w:val="7A0B2C"/>
      <w:sz w:val="32"/>
      <w:szCs w:val="32"/>
      <w:u w:val="none"/>
    </w:rPr>
  </w:style>
  <w:style w:type="character" w:customStyle="1" w:styleId="ListLabel9">
    <w:name w:val="ListLabel 9"/>
    <w:qFormat/>
    <w:rPr>
      <w:b/>
      <w:bCs/>
      <w:i w:val="0"/>
      <w:iCs w:val="0"/>
      <w:color w:val="000000"/>
      <w:sz w:val="26"/>
      <w:szCs w:val="26"/>
      <w:u w:val="none"/>
    </w:rPr>
  </w:style>
  <w:style w:type="character" w:customStyle="1" w:styleId="ListLabel10">
    <w:name w:val="ListLabel 10"/>
    <w:qFormat/>
    <w:rPr>
      <w:b w:val="0"/>
      <w:bCs w:val="0"/>
      <w:i w:val="0"/>
      <w:iCs w:val="0"/>
      <w:color w:val="000000"/>
      <w:sz w:val="26"/>
      <w:szCs w:val="26"/>
      <w:u w:val="none"/>
    </w:rPr>
  </w:style>
  <w:style w:type="character" w:customStyle="1" w:styleId="ListLabel11">
    <w:name w:val="ListLabel 11"/>
    <w:qFormat/>
    <w:rPr>
      <w:b w:val="0"/>
      <w:bCs w:val="0"/>
      <w:i w:val="0"/>
      <w:iCs w:val="0"/>
      <w:color w:val="auto"/>
      <w:sz w:val="24"/>
      <w:szCs w:val="24"/>
      <w:u w:val="none"/>
    </w:rPr>
  </w:style>
  <w:style w:type="character" w:customStyle="1" w:styleId="ListLabel12">
    <w:name w:val="ListLabel 12"/>
    <w:qFormat/>
    <w:rPr>
      <w:b w:val="0"/>
      <w:bCs w:val="0"/>
      <w:i w:val="0"/>
      <w:iCs w:val="0"/>
      <w:color w:val="000000"/>
      <w:sz w:val="22"/>
      <w:szCs w:val="22"/>
      <w:u w:val="none"/>
    </w:rPr>
  </w:style>
  <w:style w:type="character" w:customStyle="1" w:styleId="ListLabel13">
    <w:name w:val="ListLabel 13"/>
    <w:qFormat/>
    <w:rPr>
      <w:b w:val="0"/>
      <w:bCs w:val="0"/>
      <w:i w:val="0"/>
      <w:iCs w:val="0"/>
      <w:color w:val="000000"/>
      <w:sz w:val="22"/>
      <w:szCs w:val="22"/>
      <w:u w:val="none"/>
    </w:rPr>
  </w:style>
  <w:style w:type="character" w:customStyle="1" w:styleId="ListLabel14">
    <w:name w:val="ListLabel 14"/>
    <w:qFormat/>
    <w:rPr>
      <w:b w:val="0"/>
      <w:bCs w:val="0"/>
      <w:i/>
      <w:iCs/>
      <w:sz w:val="18"/>
      <w:szCs w:val="18"/>
    </w:rPr>
  </w:style>
  <w:style w:type="character" w:customStyle="1" w:styleId="ListLabel15">
    <w:name w:val="ListLabel 15"/>
    <w:qFormat/>
    <w:rPr>
      <w:b/>
      <w:bCs/>
      <w:i w:val="0"/>
      <w:iCs w:val="0"/>
      <w:color w:val="47B3C6"/>
      <w:sz w:val="32"/>
      <w:szCs w:val="32"/>
      <w:u w:val="none"/>
    </w:rPr>
  </w:style>
  <w:style w:type="character" w:customStyle="1" w:styleId="ListLabel16">
    <w:name w:val="ListLabel 16"/>
    <w:qFormat/>
    <w:rPr>
      <w:b w:val="0"/>
      <w:bCs w:val="0"/>
      <w:i w:val="0"/>
      <w:iCs w:val="0"/>
      <w:color w:val="000000"/>
      <w:sz w:val="24"/>
      <w:szCs w:val="24"/>
      <w:u w:val="none"/>
    </w:rPr>
  </w:style>
  <w:style w:type="character" w:customStyle="1" w:styleId="ListLabel17">
    <w:name w:val="ListLabel 17"/>
    <w:qFormat/>
    <w:rPr>
      <w:b w:val="0"/>
      <w:bCs w:val="0"/>
      <w:i w:val="0"/>
      <w:iCs w:val="0"/>
      <w:color w:val="auto"/>
      <w:sz w:val="24"/>
      <w:szCs w:val="24"/>
      <w:u w:val="none"/>
    </w:rPr>
  </w:style>
  <w:style w:type="character" w:customStyle="1" w:styleId="ListLabel18">
    <w:name w:val="ListLabel 18"/>
    <w:qFormat/>
    <w:rPr>
      <w:b w:val="0"/>
      <w:bCs w:val="0"/>
      <w:i w:val="0"/>
      <w:iCs w:val="0"/>
      <w:color w:val="000000"/>
      <w:sz w:val="22"/>
      <w:szCs w:val="22"/>
      <w:u w:val="none"/>
    </w:rPr>
  </w:style>
  <w:style w:type="character" w:customStyle="1" w:styleId="ListLabel19">
    <w:name w:val="ListLabel 19"/>
    <w:qFormat/>
    <w:rPr>
      <w:b w:val="0"/>
      <w:bCs w:val="0"/>
      <w:i w:val="0"/>
      <w:iCs w:val="0"/>
      <w:color w:val="000000"/>
      <w:sz w:val="22"/>
      <w:szCs w:val="22"/>
      <w:u w:val="none"/>
    </w:rPr>
  </w:style>
  <w:style w:type="character" w:customStyle="1" w:styleId="ListLabel20">
    <w:name w:val="ListLabel 20"/>
    <w:qFormat/>
    <w:rPr>
      <w:b/>
      <w:bCs/>
      <w:i w:val="0"/>
      <w:iCs w:val="0"/>
      <w:caps w:val="0"/>
      <w:smallCaps w:val="0"/>
      <w:strike w:val="0"/>
      <w:dstrike w:val="0"/>
      <w:vanish w:val="0"/>
      <w:color w:val="000000"/>
      <w:spacing w:val="0"/>
      <w:position w:val="0"/>
      <w:sz w:val="22"/>
      <w:szCs w:val="22"/>
      <w:u w:val="none"/>
      <w:vertAlign w:val="baseline"/>
    </w:rPr>
  </w:style>
  <w:style w:type="character" w:customStyle="1" w:styleId="ListLabel21">
    <w:name w:val="ListLabel 21"/>
    <w:qFormat/>
    <w:rPr>
      <w:b w:val="0"/>
      <w:bCs w:val="0"/>
      <w:i w:val="0"/>
      <w:iCs w:val="0"/>
      <w:caps w:val="0"/>
      <w:smallCaps w:val="0"/>
      <w:strike w:val="0"/>
      <w:dstrike w:val="0"/>
      <w:vanish w:val="0"/>
      <w:color w:val="000000"/>
      <w:spacing w:val="0"/>
      <w:position w:val="0"/>
      <w:sz w:val="20"/>
      <w:szCs w:val="20"/>
      <w:u w:val="none"/>
      <w:vertAlign w:val="baseline"/>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b/>
      <w:bCs/>
      <w:i w:val="0"/>
      <w:iCs w:val="0"/>
      <w:color w:val="47B3C6"/>
      <w:sz w:val="32"/>
      <w:szCs w:val="32"/>
      <w:u w:val="none"/>
    </w:rPr>
  </w:style>
  <w:style w:type="character" w:customStyle="1" w:styleId="ListLabel25">
    <w:name w:val="ListLabel 25"/>
    <w:qFormat/>
    <w:rPr>
      <w:b/>
      <w:bCs/>
      <w:i w:val="0"/>
      <w:iCs w:val="0"/>
      <w:color w:val="000000"/>
      <w:sz w:val="26"/>
      <w:szCs w:val="26"/>
      <w:u w:val="none"/>
    </w:rPr>
  </w:style>
  <w:style w:type="character" w:customStyle="1" w:styleId="ListLabel26">
    <w:name w:val="ListLabel 26"/>
    <w:qFormat/>
    <w:rPr>
      <w:b w:val="0"/>
      <w:bCs w:val="0"/>
      <w:i w:val="0"/>
      <w:iCs w:val="0"/>
      <w:color w:val="000000"/>
      <w:sz w:val="26"/>
      <w:szCs w:val="26"/>
      <w:u w:val="none"/>
    </w:rPr>
  </w:style>
  <w:style w:type="character" w:customStyle="1" w:styleId="ListLabel27">
    <w:name w:val="ListLabel 27"/>
    <w:qFormat/>
    <w:rPr>
      <w:b w:val="0"/>
      <w:bCs w:val="0"/>
      <w:i w:val="0"/>
      <w:iCs w:val="0"/>
      <w:color w:val="auto"/>
      <w:sz w:val="24"/>
      <w:szCs w:val="24"/>
      <w:u w:val="none"/>
    </w:rPr>
  </w:style>
  <w:style w:type="character" w:customStyle="1" w:styleId="ListLabel28">
    <w:name w:val="ListLabel 28"/>
    <w:qFormat/>
    <w:rPr>
      <w:b w:val="0"/>
      <w:bCs w:val="0"/>
      <w:i w:val="0"/>
      <w:iCs w:val="0"/>
      <w:color w:val="000000"/>
      <w:sz w:val="22"/>
      <w:szCs w:val="22"/>
      <w:u w:val="none"/>
    </w:rPr>
  </w:style>
  <w:style w:type="character" w:customStyle="1" w:styleId="ListLabel29">
    <w:name w:val="ListLabel 29"/>
    <w:qFormat/>
    <w:rPr>
      <w:b w:val="0"/>
      <w:bCs w:val="0"/>
      <w:i w:val="0"/>
      <w:iCs w:val="0"/>
      <w:color w:val="000000"/>
      <w:sz w:val="22"/>
      <w:szCs w:val="22"/>
      <w:u w:val="none"/>
    </w:rPr>
  </w:style>
  <w:style w:type="character" w:customStyle="1" w:styleId="ListLabel30">
    <w:name w:val="ListLabel 30"/>
    <w:qFormat/>
    <w:rPr>
      <w:b w:val="0"/>
      <w:bCs w:val="0"/>
      <w:i/>
      <w:iCs/>
      <w:sz w:val="18"/>
      <w:szCs w:val="18"/>
    </w:rPr>
  </w:style>
  <w:style w:type="character" w:customStyle="1" w:styleId="IndexLink">
    <w:name w:val="Index Link"/>
    <w:qFormat/>
  </w:style>
  <w:style w:type="character" w:customStyle="1" w:styleId="ListLabel31">
    <w:name w:val="ListLabel 31"/>
    <w:qFormat/>
    <w:rPr>
      <w:rFonts w:eastAsia="Calibri" w:cs="Calibri"/>
      <w:szCs w:val="24"/>
      <w:lang w:val="en-GB"/>
    </w:rPr>
  </w:style>
  <w:style w:type="character" w:customStyle="1" w:styleId="ListLabel32">
    <w:name w:val="ListLabel 32"/>
    <w:qFormat/>
    <w:rPr>
      <w:b/>
      <w:bCs/>
      <w:i w:val="0"/>
      <w:iCs w:val="0"/>
      <w:color w:val="7A0B2C"/>
      <w:sz w:val="32"/>
      <w:szCs w:val="32"/>
      <w:u w:val="none"/>
    </w:rPr>
  </w:style>
  <w:style w:type="character" w:customStyle="1" w:styleId="ListLabel33">
    <w:name w:val="ListLabel 33"/>
    <w:qFormat/>
    <w:rPr>
      <w:b/>
      <w:bCs/>
      <w:i w:val="0"/>
      <w:iCs w:val="0"/>
      <w:color w:val="000000"/>
      <w:sz w:val="26"/>
      <w:szCs w:val="26"/>
      <w:u w:val="none"/>
    </w:rPr>
  </w:style>
  <w:style w:type="character" w:customStyle="1" w:styleId="ListLabel34">
    <w:name w:val="ListLabel 34"/>
    <w:qFormat/>
    <w:rPr>
      <w:b w:val="0"/>
      <w:bCs w:val="0"/>
      <w:i w:val="0"/>
      <w:iCs w:val="0"/>
      <w:color w:val="000000"/>
      <w:sz w:val="26"/>
      <w:szCs w:val="26"/>
      <w:u w:val="none"/>
    </w:rPr>
  </w:style>
  <w:style w:type="character" w:customStyle="1" w:styleId="ListLabel35">
    <w:name w:val="ListLabel 35"/>
    <w:qFormat/>
    <w:rPr>
      <w:b w:val="0"/>
      <w:bCs w:val="0"/>
      <w:i w:val="0"/>
      <w:iCs w:val="0"/>
      <w:color w:val="auto"/>
      <w:sz w:val="24"/>
      <w:szCs w:val="24"/>
      <w:u w:val="none"/>
    </w:rPr>
  </w:style>
  <w:style w:type="character" w:customStyle="1" w:styleId="ListLabel36">
    <w:name w:val="ListLabel 36"/>
    <w:qFormat/>
    <w:rPr>
      <w:b w:val="0"/>
      <w:bCs w:val="0"/>
      <w:i w:val="0"/>
      <w:iCs w:val="0"/>
      <w:color w:val="000000"/>
      <w:sz w:val="22"/>
      <w:szCs w:val="22"/>
      <w:u w:val="none"/>
    </w:rPr>
  </w:style>
  <w:style w:type="character" w:customStyle="1" w:styleId="ListLabel37">
    <w:name w:val="ListLabel 37"/>
    <w:qFormat/>
    <w:rPr>
      <w:b w:val="0"/>
      <w:bCs w:val="0"/>
      <w:i w:val="0"/>
      <w:iCs w:val="0"/>
      <w:color w:val="000000"/>
      <w:sz w:val="22"/>
      <w:szCs w:val="22"/>
      <w:u w:val="none"/>
    </w:rPr>
  </w:style>
  <w:style w:type="character" w:customStyle="1" w:styleId="ListLabel38">
    <w:name w:val="ListLabel 38"/>
    <w:qFormat/>
    <w:rPr>
      <w:b w:val="0"/>
      <w:bCs w:val="0"/>
      <w:i/>
      <w:iCs/>
      <w:sz w:val="18"/>
      <w:szCs w:val="18"/>
    </w:rPr>
  </w:style>
  <w:style w:type="character" w:customStyle="1" w:styleId="ListLabel39">
    <w:name w:val="ListLabel 39"/>
    <w:qFormat/>
    <w:rPr>
      <w:b/>
      <w:bCs/>
      <w:i w:val="0"/>
      <w:iCs w:val="0"/>
      <w:color w:val="7A0B2C"/>
      <w:sz w:val="32"/>
      <w:szCs w:val="32"/>
      <w:u w:val="none"/>
    </w:rPr>
  </w:style>
  <w:style w:type="character" w:customStyle="1" w:styleId="ListLabel40">
    <w:name w:val="ListLabel 40"/>
    <w:qFormat/>
    <w:rPr>
      <w:b/>
      <w:bCs/>
      <w:i w:val="0"/>
      <w:iCs w:val="0"/>
      <w:color w:val="000000"/>
      <w:sz w:val="26"/>
      <w:szCs w:val="26"/>
      <w:u w:val="none"/>
    </w:rPr>
  </w:style>
  <w:style w:type="character" w:customStyle="1" w:styleId="ListLabel41">
    <w:name w:val="ListLabel 41"/>
    <w:qFormat/>
    <w:rPr>
      <w:b w:val="0"/>
      <w:bCs w:val="0"/>
      <w:i w:val="0"/>
      <w:iCs w:val="0"/>
      <w:color w:val="000000"/>
      <w:sz w:val="26"/>
      <w:szCs w:val="26"/>
      <w:u w:val="none"/>
    </w:rPr>
  </w:style>
  <w:style w:type="character" w:customStyle="1" w:styleId="ListLabel42">
    <w:name w:val="ListLabel 42"/>
    <w:qFormat/>
    <w:rPr>
      <w:b w:val="0"/>
      <w:bCs w:val="0"/>
      <w:i w:val="0"/>
      <w:iCs w:val="0"/>
      <w:color w:val="auto"/>
      <w:sz w:val="24"/>
      <w:szCs w:val="24"/>
      <w:u w:val="none"/>
    </w:rPr>
  </w:style>
  <w:style w:type="character" w:customStyle="1" w:styleId="ListLabel43">
    <w:name w:val="ListLabel 43"/>
    <w:qFormat/>
    <w:rPr>
      <w:b w:val="0"/>
      <w:bCs w:val="0"/>
      <w:i w:val="0"/>
      <w:iCs w:val="0"/>
      <w:color w:val="000000"/>
      <w:sz w:val="22"/>
      <w:szCs w:val="22"/>
      <w:u w:val="none"/>
    </w:rPr>
  </w:style>
  <w:style w:type="character" w:customStyle="1" w:styleId="ListLabel44">
    <w:name w:val="ListLabel 44"/>
    <w:qFormat/>
    <w:rPr>
      <w:b w:val="0"/>
      <w:bCs w:val="0"/>
      <w:i w:val="0"/>
      <w:iCs w:val="0"/>
      <w:color w:val="000000"/>
      <w:sz w:val="22"/>
      <w:szCs w:val="22"/>
      <w:u w:val="none"/>
    </w:rPr>
  </w:style>
  <w:style w:type="character" w:customStyle="1" w:styleId="ListLabel45">
    <w:name w:val="ListLabel 45"/>
    <w:qFormat/>
    <w:rPr>
      <w:b w:val="0"/>
      <w:bCs w:val="0"/>
      <w:i/>
      <w:iCs/>
      <w:sz w:val="18"/>
      <w:szCs w:val="18"/>
    </w:rPr>
  </w:style>
  <w:style w:type="character" w:customStyle="1" w:styleId="ListLabel46">
    <w:name w:val="ListLabel 46"/>
    <w:qFormat/>
    <w:rPr>
      <w:rFonts w:eastAsia="Calibri" w:cs="Calibri"/>
      <w:szCs w:val="24"/>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uiPriority w:val="35"/>
    <w:unhideWhenUsed/>
    <w:qFormat/>
    <w:rsid w:val="00FB09DF"/>
    <w:pPr>
      <w:spacing w:after="200"/>
      <w:jc w:val="both"/>
      <w:pPrChange w:id="2" w:author="Federico" w:date="2019-06-14T13:32:00Z">
        <w:pPr>
          <w:spacing w:after="200"/>
          <w:jc w:val="center"/>
        </w:pPr>
      </w:pPrChange>
    </w:pPr>
    <w:rPr>
      <w:rFonts w:asciiTheme="majorHAnsi" w:hAnsiTheme="majorHAnsi"/>
      <w:bCs w:val="0"/>
      <w:szCs w:val="24"/>
      <w:rPrChange w:id="2" w:author="Federico" w:date="2019-06-14T13:32:00Z">
        <w:rPr>
          <w:rFonts w:asciiTheme="majorHAnsi" w:eastAsia="MS Mincho" w:hAnsiTheme="majorHAnsi" w:cs="Arial"/>
          <w:color w:val="000000" w:themeColor="text1"/>
          <w:sz w:val="22"/>
          <w:szCs w:val="18"/>
          <w:lang w:val="en-US" w:eastAsia="en-US" w:bidi="ar-SA"/>
        </w:rPr>
      </w:rPrChange>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autoRedefine/>
    <w:uiPriority w:val="99"/>
    <w:unhideWhenUsed/>
    <w:qFormat/>
    <w:rsid w:val="00244C9E"/>
    <w:pPr>
      <w:tabs>
        <w:tab w:val="center" w:pos="4320"/>
        <w:tab w:val="right" w:pos="8640"/>
      </w:tabs>
    </w:pPr>
    <w:rPr>
      <w:color w:val="7A0B2C"/>
      <w:sz w:val="20"/>
    </w:rPr>
  </w:style>
  <w:style w:type="paragraph" w:styleId="Footer">
    <w:name w:val="footer"/>
    <w:basedOn w:val="Normal"/>
    <w:link w:val="FooterChar"/>
    <w:autoRedefine/>
    <w:uiPriority w:val="99"/>
    <w:unhideWhenUsed/>
    <w:qFormat/>
    <w:rsid w:val="0030119A"/>
    <w:pPr>
      <w:tabs>
        <w:tab w:val="center" w:pos="4320"/>
        <w:tab w:val="right" w:pos="8640"/>
      </w:tabs>
    </w:pPr>
    <w:rPr>
      <w:rFonts w:cs="Times New Roman"/>
      <w:sz w:val="18"/>
      <w:szCs w:val="18"/>
    </w:rPr>
  </w:style>
  <w:style w:type="paragraph" w:styleId="BalloonText">
    <w:name w:val="Balloon Text"/>
    <w:basedOn w:val="Normal"/>
    <w:link w:val="BalloonTextChar"/>
    <w:uiPriority w:val="99"/>
    <w:semiHidden/>
    <w:unhideWhenUsed/>
    <w:qFormat/>
    <w:rsid w:val="00B901FC"/>
    <w:rPr>
      <w:rFonts w:ascii="Lucida Grande" w:hAnsi="Lucida Grande" w:cs="Lucida Grande"/>
      <w:sz w:val="18"/>
      <w:szCs w:val="18"/>
    </w:rPr>
  </w:style>
  <w:style w:type="paragraph" w:styleId="Title">
    <w:name w:val="Title"/>
    <w:basedOn w:val="Normal"/>
    <w:link w:val="TitleChar"/>
    <w:autoRedefine/>
    <w:uiPriority w:val="10"/>
    <w:qFormat/>
    <w:rsid w:val="0015565A"/>
    <w:pPr>
      <w:spacing w:after="300"/>
      <w:ind w:left="1701"/>
      <w:contextualSpacing/>
    </w:pPr>
    <w:rPr>
      <w:rFonts w:asciiTheme="majorHAnsi" w:eastAsiaTheme="majorEastAsia" w:hAnsiTheme="majorHAnsi" w:cstheme="majorBidi"/>
      <w:b/>
      <w:spacing w:val="5"/>
      <w:kern w:val="2"/>
      <w:sz w:val="44"/>
      <w:szCs w:val="52"/>
    </w:rPr>
  </w:style>
  <w:style w:type="paragraph" w:styleId="TOCHeading">
    <w:name w:val="TOC Heading"/>
    <w:basedOn w:val="Heading1"/>
    <w:autoRedefine/>
    <w:uiPriority w:val="39"/>
    <w:unhideWhenUsed/>
    <w:qFormat/>
    <w:rsid w:val="00B83DEF"/>
    <w:pPr>
      <w:numPr>
        <w:numId w:val="0"/>
      </w:numPr>
      <w:spacing w:line="276" w:lineRule="auto"/>
    </w:pPr>
    <w:rPr>
      <w:sz w:val="28"/>
      <w:szCs w:val="28"/>
    </w:rPr>
  </w:style>
  <w:style w:type="paragraph" w:styleId="TOC1">
    <w:name w:val="toc 1"/>
    <w:basedOn w:val="Normal"/>
    <w:autoRedefine/>
    <w:uiPriority w:val="39"/>
    <w:unhideWhenUsed/>
    <w:qFormat/>
    <w:rsid w:val="00244C9E"/>
    <w:pPr>
      <w:tabs>
        <w:tab w:val="right" w:pos="9771"/>
      </w:tabs>
      <w:spacing w:before="240" w:after="120"/>
    </w:pPr>
    <w:rPr>
      <w:rFonts w:asciiTheme="majorHAnsi" w:hAnsiTheme="majorHAnsi"/>
      <w:b/>
      <w:bCs w:val="0"/>
      <w:color w:val="7A0B2C"/>
    </w:rPr>
  </w:style>
  <w:style w:type="paragraph" w:styleId="TOC2">
    <w:name w:val="toc 2"/>
    <w:basedOn w:val="Normal"/>
    <w:autoRedefine/>
    <w:uiPriority w:val="39"/>
    <w:unhideWhenUsed/>
    <w:qFormat/>
    <w:rsid w:val="00820DFA"/>
    <w:rPr>
      <w:rFonts w:asciiTheme="majorHAnsi" w:hAnsiTheme="majorHAnsi"/>
      <w:b/>
      <w:bCs w:val="0"/>
    </w:rPr>
  </w:style>
  <w:style w:type="paragraph" w:styleId="TOC3">
    <w:name w:val="toc 3"/>
    <w:basedOn w:val="Normal"/>
    <w:autoRedefine/>
    <w:uiPriority w:val="39"/>
    <w:unhideWhenUsed/>
    <w:qFormat/>
    <w:rsid w:val="00341C36"/>
    <w:pPr>
      <w:pPrChange w:id="3" w:author="Federico" w:date="2019-06-14T13:03:00Z">
        <w:pPr/>
      </w:pPrChange>
    </w:pPr>
    <w:rPr>
      <w:rFonts w:asciiTheme="majorHAnsi" w:hAnsiTheme="majorHAnsi"/>
      <w:szCs w:val="24"/>
      <w:rPrChange w:id="3" w:author="Federico" w:date="2019-06-14T13:03:00Z">
        <w:rPr>
          <w:rFonts w:asciiTheme="majorHAnsi" w:eastAsia="MS Mincho" w:hAnsiTheme="majorHAnsi" w:cs="Arial"/>
          <w:bCs/>
          <w:color w:val="000000" w:themeColor="text1"/>
          <w:sz w:val="22"/>
          <w:szCs w:val="22"/>
          <w:lang w:val="en-US" w:eastAsia="en-US" w:bidi="ar-SA"/>
        </w:rPr>
      </w:rPrChange>
    </w:rPr>
  </w:style>
  <w:style w:type="paragraph" w:styleId="TOC4">
    <w:name w:val="toc 4"/>
    <w:basedOn w:val="Normal"/>
    <w:autoRedefine/>
    <w:uiPriority w:val="39"/>
    <w:unhideWhenUsed/>
    <w:rsid w:val="005E4CCA"/>
    <w:rPr>
      <w:rFonts w:asciiTheme="minorHAnsi" w:hAnsiTheme="minorHAnsi"/>
      <w:sz w:val="22"/>
      <w:szCs w:val="22"/>
    </w:rPr>
  </w:style>
  <w:style w:type="paragraph" w:styleId="TOC5">
    <w:name w:val="toc 5"/>
    <w:basedOn w:val="Normal"/>
    <w:autoRedefine/>
    <w:uiPriority w:val="39"/>
    <w:unhideWhenUsed/>
    <w:rsid w:val="005E4CCA"/>
    <w:rPr>
      <w:rFonts w:asciiTheme="minorHAnsi" w:hAnsiTheme="minorHAnsi"/>
      <w:sz w:val="22"/>
      <w:szCs w:val="22"/>
    </w:rPr>
  </w:style>
  <w:style w:type="paragraph" w:styleId="TOC6">
    <w:name w:val="toc 6"/>
    <w:basedOn w:val="Normal"/>
    <w:autoRedefine/>
    <w:uiPriority w:val="39"/>
    <w:unhideWhenUsed/>
    <w:rsid w:val="005E4CCA"/>
    <w:rPr>
      <w:rFonts w:asciiTheme="minorHAnsi" w:hAnsiTheme="minorHAnsi"/>
      <w:sz w:val="22"/>
      <w:szCs w:val="22"/>
    </w:rPr>
  </w:style>
  <w:style w:type="paragraph" w:styleId="TOC7">
    <w:name w:val="toc 7"/>
    <w:basedOn w:val="Normal"/>
    <w:autoRedefine/>
    <w:uiPriority w:val="39"/>
    <w:unhideWhenUsed/>
    <w:rsid w:val="005E4CCA"/>
    <w:rPr>
      <w:rFonts w:asciiTheme="minorHAnsi" w:hAnsiTheme="minorHAnsi"/>
      <w:sz w:val="22"/>
      <w:szCs w:val="22"/>
    </w:rPr>
  </w:style>
  <w:style w:type="paragraph" w:styleId="TOC8">
    <w:name w:val="toc 8"/>
    <w:basedOn w:val="Normal"/>
    <w:autoRedefine/>
    <w:uiPriority w:val="39"/>
    <w:unhideWhenUsed/>
    <w:rsid w:val="005E4CCA"/>
    <w:rPr>
      <w:rFonts w:asciiTheme="minorHAnsi" w:hAnsiTheme="minorHAnsi"/>
      <w:sz w:val="22"/>
      <w:szCs w:val="22"/>
    </w:rPr>
  </w:style>
  <w:style w:type="paragraph" w:styleId="TOC9">
    <w:name w:val="toc 9"/>
    <w:basedOn w:val="Normal"/>
    <w:autoRedefine/>
    <w:uiPriority w:val="39"/>
    <w:unhideWhenUsed/>
    <w:rsid w:val="005E4CCA"/>
    <w:rPr>
      <w:rFonts w:asciiTheme="minorHAnsi" w:hAnsiTheme="minorHAnsi"/>
      <w:sz w:val="22"/>
      <w:szCs w:val="22"/>
    </w:rPr>
  </w:style>
  <w:style w:type="paragraph" w:styleId="Subtitle">
    <w:name w:val="Subtitle"/>
    <w:basedOn w:val="Normal"/>
    <w:link w:val="SubtitleChar"/>
    <w:autoRedefine/>
    <w:uiPriority w:val="11"/>
    <w:qFormat/>
    <w:rsid w:val="00DE42D1"/>
    <w:pPr>
      <w:spacing w:line="259" w:lineRule="auto"/>
      <w:ind w:left="1701"/>
    </w:pPr>
    <w:rPr>
      <w:rFonts w:eastAsiaTheme="majorEastAsia" w:cstheme="majorBidi"/>
      <w:bCs w:val="0"/>
      <w:color w:val="7A0B2C"/>
      <w:spacing w:val="15"/>
      <w:sz w:val="40"/>
      <w:szCs w:val="40"/>
    </w:rPr>
  </w:style>
  <w:style w:type="paragraph" w:customStyle="1" w:styleId="Header2">
    <w:name w:val="Header 2"/>
    <w:basedOn w:val="Header"/>
    <w:autoRedefine/>
    <w:qFormat/>
    <w:rsid w:val="000A2B9F"/>
    <w:pPr>
      <w:jc w:val="center"/>
    </w:pPr>
    <w:rPr>
      <w:color w:val="FFFFFF" w:themeColor="background1"/>
      <w:sz w:val="16"/>
    </w:rPr>
  </w:style>
  <w:style w:type="paragraph" w:styleId="NoSpacing">
    <w:name w:val="No Spacing"/>
    <w:link w:val="NoSpacingChar"/>
    <w:qFormat/>
    <w:rsid w:val="00481973"/>
    <w:rPr>
      <w:rFonts w:ascii="PMingLiU" w:hAnsi="PMingLiU"/>
      <w:sz w:val="22"/>
      <w:szCs w:val="22"/>
    </w:rPr>
  </w:style>
  <w:style w:type="paragraph" w:customStyle="1" w:styleId="Cover1">
    <w:name w:val="Cover 1"/>
    <w:autoRedefine/>
    <w:qFormat/>
    <w:rsid w:val="006B3124"/>
    <w:rPr>
      <w:rFonts w:ascii="Verdana" w:eastAsia="MS Mincho" w:hAnsi="Verdana" w:cs="Arial"/>
      <w:color w:val="FFFFFF" w:themeColor="background1"/>
      <w:sz w:val="24"/>
    </w:rPr>
  </w:style>
  <w:style w:type="paragraph" w:styleId="Revision">
    <w:name w:val="Revision"/>
    <w:uiPriority w:val="99"/>
    <w:semiHidden/>
    <w:qFormat/>
    <w:rsid w:val="00807090"/>
    <w:rPr>
      <w:rFonts w:ascii="Calibri Light" w:eastAsia="MS Mincho" w:hAnsi="Calibri Light" w:cs="Arial"/>
      <w:color w:val="000000" w:themeColor="text1"/>
      <w:sz w:val="28"/>
    </w:rPr>
  </w:style>
  <w:style w:type="paragraph" w:styleId="Index1">
    <w:name w:val="index 1"/>
    <w:basedOn w:val="Normal"/>
    <w:autoRedefine/>
    <w:uiPriority w:val="99"/>
    <w:unhideWhenUsed/>
    <w:qFormat/>
    <w:rsid w:val="005A7993"/>
    <w:pPr>
      <w:ind w:left="284" w:hanging="284"/>
    </w:pPr>
    <w:rPr>
      <w:rFonts w:asciiTheme="majorHAnsi" w:hAnsiTheme="majorHAnsi"/>
      <w:b/>
      <w:bCs w:val="0"/>
      <w:sz w:val="22"/>
      <w:szCs w:val="20"/>
    </w:rPr>
  </w:style>
  <w:style w:type="paragraph" w:customStyle="1" w:styleId="Tablecopy">
    <w:name w:val="Table copy"/>
    <w:basedOn w:val="Normal"/>
    <w:autoRedefine/>
    <w:qFormat/>
    <w:rsid w:val="00DE4500"/>
    <w:pPr>
      <w:spacing w:before="40"/>
    </w:pPr>
    <w:rPr>
      <w:bCs w:val="0"/>
      <w:sz w:val="22"/>
      <w:szCs w:val="22"/>
    </w:rPr>
  </w:style>
  <w:style w:type="paragraph" w:styleId="Quote">
    <w:name w:val="Quote"/>
    <w:basedOn w:val="Normal"/>
    <w:link w:val="QuoteChar"/>
    <w:uiPriority w:val="29"/>
    <w:qFormat/>
    <w:rsid w:val="00A86D46"/>
    <w:rPr>
      <w:i/>
      <w:iCs/>
    </w:rPr>
  </w:style>
  <w:style w:type="paragraph" w:customStyle="1" w:styleId="Captionsimages">
    <w:name w:val="Captions images"/>
    <w:basedOn w:val="Normal"/>
    <w:autoRedefine/>
    <w:qFormat/>
    <w:rsid w:val="00F60D4B"/>
    <w:pPr>
      <w:jc w:val="both"/>
      <w:pPrChange w:id="4" w:author="Federico" w:date="2019-06-14T13:05:00Z">
        <w:pPr/>
      </w:pPrChange>
    </w:pPr>
    <w:rPr>
      <w:bCs w:val="0"/>
      <w:szCs w:val="24"/>
      <w:rPrChange w:id="4" w:author="Federico" w:date="2019-06-14T13:05:00Z">
        <w:rPr>
          <w:rFonts w:ascii="Calibri" w:eastAsia="MS Mincho" w:hAnsi="Calibri" w:cs="Arial"/>
          <w:color w:val="000000" w:themeColor="text1"/>
          <w:sz w:val="22"/>
          <w:szCs w:val="22"/>
          <w:lang w:val="en-US" w:eastAsia="en-US" w:bidi="ar-SA"/>
        </w:rPr>
      </w:rPrChange>
    </w:rPr>
  </w:style>
  <w:style w:type="paragraph" w:customStyle="1" w:styleId="References">
    <w:name w:val="References"/>
    <w:basedOn w:val="Normal"/>
    <w:autoRedefine/>
    <w:qFormat/>
    <w:rsid w:val="001A316E"/>
    <w:rPr>
      <w:bCs w:val="0"/>
      <w:i/>
      <w:iCs/>
      <w:sz w:val="22"/>
      <w:szCs w:val="22"/>
    </w:rPr>
  </w:style>
  <w:style w:type="paragraph" w:styleId="FootnoteText">
    <w:name w:val="footnote text"/>
    <w:basedOn w:val="Normal"/>
    <w:link w:val="FootnoteTextChar"/>
    <w:autoRedefine/>
    <w:uiPriority w:val="99"/>
    <w:unhideWhenUsed/>
    <w:qFormat/>
    <w:rsid w:val="00D0285A"/>
    <w:pPr>
      <w:pBdr>
        <w:top w:val="dotted" w:sz="2" w:space="1" w:color="808080"/>
        <w:left w:val="dotted" w:sz="2" w:space="0" w:color="808080"/>
        <w:bottom w:val="dotted" w:sz="2" w:space="0" w:color="808080"/>
        <w:right w:val="dotted" w:sz="2" w:space="0" w:color="808080"/>
      </w:pBdr>
    </w:pPr>
    <w:rPr>
      <w:bCs w:val="0"/>
      <w:sz w:val="22"/>
      <w:szCs w:val="22"/>
    </w:rPr>
  </w:style>
  <w:style w:type="paragraph" w:styleId="ListBullet">
    <w:name w:val="List Bullet"/>
    <w:basedOn w:val="Normal"/>
    <w:uiPriority w:val="99"/>
    <w:unhideWhenUsed/>
    <w:qFormat/>
    <w:rsid w:val="00C31C18"/>
    <w:pPr>
      <w:tabs>
        <w:tab w:val="left" w:pos="284"/>
      </w:tabs>
      <w:contextualSpacing/>
    </w:pPr>
    <w:rPr>
      <w:rFonts w:asciiTheme="majorHAnsi" w:hAnsiTheme="majorHAnsi"/>
    </w:rPr>
  </w:style>
  <w:style w:type="paragraph" w:styleId="ListNumber">
    <w:name w:val="List Number"/>
    <w:basedOn w:val="Normal"/>
    <w:uiPriority w:val="99"/>
    <w:unhideWhenUsed/>
    <w:qFormat/>
    <w:rsid w:val="00622D2D"/>
    <w:pPr>
      <w:tabs>
        <w:tab w:val="left" w:pos="312"/>
      </w:tabs>
      <w:contextualSpacing/>
    </w:pPr>
  </w:style>
  <w:style w:type="paragraph" w:customStyle="1" w:styleId="Titlestyle2">
    <w:name w:val="Title style 2"/>
    <w:basedOn w:val="Normal"/>
    <w:autoRedefine/>
    <w:qFormat/>
    <w:rsid w:val="00244C9E"/>
    <w:rPr>
      <w:b/>
      <w:color w:val="7A0B2C"/>
      <w:sz w:val="40"/>
    </w:rPr>
  </w:style>
  <w:style w:type="paragraph" w:customStyle="1" w:styleId="Contentheader">
    <w:name w:val="Content header"/>
    <w:basedOn w:val="Header"/>
    <w:autoRedefine/>
    <w:qFormat/>
    <w:rsid w:val="00055E3F"/>
    <w:pPr>
      <w:suppressAutoHyphens/>
      <w:ind w:left="-284"/>
    </w:pPr>
    <w:rPr>
      <w:rFonts w:ascii="Verdana" w:hAnsi="Verdana"/>
      <w:bCs w:val="0"/>
      <w:color w:val="FFFFFF" w:themeColor="background1"/>
      <w:szCs w:val="20"/>
    </w:rPr>
  </w:style>
  <w:style w:type="paragraph" w:styleId="DocumentMap">
    <w:name w:val="Document Map"/>
    <w:basedOn w:val="Normal"/>
    <w:link w:val="DocumentMapChar"/>
    <w:uiPriority w:val="99"/>
    <w:semiHidden/>
    <w:unhideWhenUsed/>
    <w:qFormat/>
    <w:rsid w:val="001543B0"/>
    <w:rPr>
      <w:rFonts w:ascii="Times New Roman" w:hAnsi="Times New Roman" w:cs="Times New Roman"/>
      <w:szCs w:val="24"/>
    </w:rPr>
  </w:style>
  <w:style w:type="paragraph" w:customStyle="1" w:styleId="FrameContents">
    <w:name w:val="Frame Contents"/>
    <w:basedOn w:val="Normal"/>
    <w:qFormat/>
  </w:style>
  <w:style w:type="table" w:styleId="TableGrid">
    <w:name w:val="Table Grid"/>
    <w:basedOn w:val="TableNormal"/>
    <w:uiPriority w:val="59"/>
    <w:rsid w:val="005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paragraph" w:styleId="ListParagraph">
    <w:name w:val="List Paragraph"/>
    <w:basedOn w:val="Normal"/>
    <w:uiPriority w:val="34"/>
    <w:qFormat/>
    <w:rsid w:val="00541E35"/>
    <w:pPr>
      <w:ind w:left="720"/>
      <w:contextualSpacing/>
    </w:pPr>
  </w:style>
  <w:style w:type="character" w:styleId="Hyperlink">
    <w:name w:val="Hyperlink"/>
    <w:basedOn w:val="DefaultParagraphFont"/>
    <w:uiPriority w:val="99"/>
    <w:unhideWhenUsed/>
    <w:rsid w:val="00F63381"/>
    <w:rPr>
      <w:color w:val="0000FF" w:themeColor="hyperlink"/>
      <w:u w:val="single"/>
    </w:rPr>
  </w:style>
  <w:style w:type="paragraph" w:styleId="CommentText">
    <w:name w:val="annotation text"/>
    <w:basedOn w:val="Normal"/>
    <w:link w:val="CommentTextChar"/>
    <w:uiPriority w:val="99"/>
    <w:semiHidden/>
    <w:unhideWhenUsed/>
    <w:rsid w:val="00456812"/>
    <w:rPr>
      <w:sz w:val="20"/>
      <w:szCs w:val="20"/>
    </w:rPr>
  </w:style>
  <w:style w:type="character" w:customStyle="1" w:styleId="CommentTextChar">
    <w:name w:val="Comment Text Char"/>
    <w:basedOn w:val="DefaultParagraphFont"/>
    <w:link w:val="CommentText"/>
    <w:uiPriority w:val="99"/>
    <w:semiHidden/>
    <w:rsid w:val="00456812"/>
    <w:rPr>
      <w:rFonts w:ascii="Calibri" w:eastAsia="MS Mincho" w:hAnsi="Calibri" w:cs="Arial"/>
      <w:bCs/>
      <w:color w:val="000000" w:themeColor="text1"/>
      <w:szCs w:val="20"/>
    </w:rPr>
  </w:style>
  <w:style w:type="paragraph" w:styleId="CommentSubject">
    <w:name w:val="annotation subject"/>
    <w:basedOn w:val="CommentText"/>
    <w:next w:val="CommentText"/>
    <w:link w:val="CommentSubjectChar"/>
    <w:uiPriority w:val="99"/>
    <w:semiHidden/>
    <w:unhideWhenUsed/>
    <w:rsid w:val="00456812"/>
    <w:rPr>
      <w:b/>
    </w:rPr>
  </w:style>
  <w:style w:type="character" w:customStyle="1" w:styleId="CommentSubjectChar">
    <w:name w:val="Comment Subject Char"/>
    <w:basedOn w:val="CommentTextChar"/>
    <w:link w:val="CommentSubject"/>
    <w:uiPriority w:val="99"/>
    <w:semiHidden/>
    <w:rsid w:val="00456812"/>
    <w:rPr>
      <w:rFonts w:ascii="Calibri" w:eastAsia="MS Mincho" w:hAnsi="Calibri" w:cs="Arial"/>
      <w:b/>
      <w:bCs/>
      <w:color w:val="000000" w:themeColor="text1"/>
      <w:szCs w:val="20"/>
    </w:rPr>
  </w:style>
  <w:style w:type="paragraph" w:styleId="NormalWeb">
    <w:name w:val="Normal (Web)"/>
    <w:basedOn w:val="Normal"/>
    <w:uiPriority w:val="99"/>
    <w:semiHidden/>
    <w:unhideWhenUsed/>
    <w:rsid w:val="00A94CD9"/>
    <w:pPr>
      <w:spacing w:before="100" w:beforeAutospacing="1" w:after="100" w:afterAutospacing="1"/>
    </w:pPr>
    <w:rPr>
      <w:rFonts w:ascii="Times New Roman" w:eastAsia="Times New Roman" w:hAnsi="Times New Roman" w:cs="Times New Roman"/>
      <w:bCs w:val="0"/>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8082170">
      <w:bodyDiv w:val="1"/>
      <w:marLeft w:val="0"/>
      <w:marRight w:val="0"/>
      <w:marTop w:val="0"/>
      <w:marBottom w:val="0"/>
      <w:divBdr>
        <w:top w:val="none" w:sz="0" w:space="0" w:color="auto"/>
        <w:left w:val="none" w:sz="0" w:space="0" w:color="auto"/>
        <w:bottom w:val="none" w:sz="0" w:space="0" w:color="auto"/>
        <w:right w:val="none" w:sz="0" w:space="0" w:color="auto"/>
      </w:divBdr>
      <w:divsChild>
        <w:div w:id="19712033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hyperlink" Target="https://www.ecmwf.int/node/14958"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4.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5.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wmf"/></Relationships>
</file>

<file path=word/_rels/header4.xml.rels><?xml version="1.0" encoding="UTF-8" standalone="yes"?>
<Relationships xmlns="http://schemas.openxmlformats.org/package/2006/relationships"><Relationship Id="rId1" Type="http://schemas.openxmlformats.org/officeDocument/2006/relationships/image" Target="media/image7.wmf"/></Relationships>
</file>

<file path=word/_rels/header5.xml.rels><?xml version="1.0" encoding="UTF-8" standalone="yes"?>
<Relationships xmlns="http://schemas.openxmlformats.org/package/2006/relationships"><Relationship Id="rId1" Type="http://schemas.openxmlformats.org/officeDocument/2006/relationships/image" Target="media/image7.wmf"/></Relationships>
</file>

<file path=word/_rels/header6.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D30D4-D412-4F75-840C-F5E17AED8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4438</Words>
  <Characters>25302</Characters>
  <Application>Microsoft Office Word</Application>
  <DocSecurity>0</DocSecurity>
  <Lines>210</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 Title</vt:lpstr>
      <vt:lpstr>Document Title</vt:lpstr>
    </vt:vector>
  </TitlesOfParts>
  <Company/>
  <LinksUpToDate>false</LinksUpToDate>
  <CharactersWithSpaces>29681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Author</dc:creator>
  <dc:description/>
  <cp:lastModifiedBy>Federico</cp:lastModifiedBy>
  <cp:revision>3</cp:revision>
  <cp:lastPrinted>2016-09-14T07:57:00Z</cp:lastPrinted>
  <dcterms:created xsi:type="dcterms:W3CDTF">2019-06-17T13:49:00Z</dcterms:created>
  <dcterms:modified xsi:type="dcterms:W3CDTF">2019-06-17T13:49:00Z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Target">
    <vt:i4>64</vt:i4>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